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2.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F548B" w14:textId="4CE8CEB5" w:rsidR="005B65B1" w:rsidRPr="00CF217E" w:rsidRDefault="005B65B1" w:rsidP="006342ED">
      <w:pPr>
        <w:spacing w:after="120" w:line="240" w:lineRule="auto"/>
        <w:jc w:val="center"/>
        <w:rPr>
          <w:rFonts w:ascii="Times New Roman" w:hAnsi="Times New Roman" w:cs="Times New Roman"/>
          <w:b/>
          <w:bCs/>
          <w:color w:val="222222"/>
          <w:sz w:val="28"/>
          <w:szCs w:val="28"/>
          <w:shd w:val="clear" w:color="auto" w:fill="FFFFFF"/>
        </w:rPr>
      </w:pPr>
      <w:bookmarkStart w:id="0" w:name="_GoBack"/>
      <w:bookmarkEnd w:id="0"/>
      <w:r w:rsidRPr="00CF217E">
        <w:rPr>
          <w:rFonts w:ascii="Times New Roman" w:hAnsi="Times New Roman" w:cs="Times New Roman"/>
          <w:b/>
          <w:bCs/>
          <w:color w:val="222222"/>
          <w:sz w:val="28"/>
          <w:szCs w:val="28"/>
          <w:shd w:val="clear" w:color="auto" w:fill="FFFFFF"/>
        </w:rPr>
        <w:t>Glen Canyon Dam releases to promote bugs and generate hydropower</w:t>
      </w:r>
    </w:p>
    <w:p w14:paraId="3E7D6A91" w14:textId="06832B35" w:rsidR="005B65B1" w:rsidRPr="00CF217E" w:rsidRDefault="005B65B1" w:rsidP="005B65B1">
      <w:pPr>
        <w:jc w:val="center"/>
        <w:rPr>
          <w:rFonts w:ascii="Times New Roman" w:hAnsi="Times New Roman" w:cs="Times New Roman"/>
          <w:b/>
          <w:bCs/>
          <w:sz w:val="24"/>
          <w:szCs w:val="24"/>
        </w:rPr>
      </w:pPr>
      <w:r w:rsidRPr="00CF217E">
        <w:rPr>
          <w:rFonts w:ascii="Times New Roman" w:hAnsi="Times New Roman" w:cs="Times New Roman"/>
          <w:b/>
          <w:bCs/>
          <w:sz w:val="24"/>
          <w:szCs w:val="24"/>
        </w:rPr>
        <w:t>Moazzam Ali Rind</w:t>
      </w:r>
      <w:r w:rsidRPr="00CF217E">
        <w:rPr>
          <w:rFonts w:ascii="Times New Roman" w:hAnsi="Times New Roman" w:cs="Times New Roman"/>
          <w:b/>
          <w:bCs/>
          <w:sz w:val="24"/>
          <w:szCs w:val="24"/>
          <w:vertAlign w:val="superscript"/>
        </w:rPr>
        <w:t>1</w:t>
      </w:r>
      <w:r w:rsidRPr="00CF217E">
        <w:rPr>
          <w:rFonts w:ascii="Times New Roman" w:hAnsi="Times New Roman" w:cs="Times New Roman"/>
          <w:b/>
          <w:bCs/>
          <w:sz w:val="24"/>
          <w:szCs w:val="24"/>
        </w:rPr>
        <w:t>; David E. Rosenberg</w:t>
      </w:r>
      <w:r w:rsidR="007216A6" w:rsidRPr="00CF217E">
        <w:rPr>
          <w:rFonts w:ascii="Times New Roman" w:hAnsi="Times New Roman" w:cs="Times New Roman"/>
          <w:b/>
          <w:bCs/>
          <w:sz w:val="24"/>
          <w:szCs w:val="24"/>
          <w:vertAlign w:val="superscript"/>
        </w:rPr>
        <w:t>2</w:t>
      </w:r>
      <w:r w:rsidRPr="00CF217E">
        <w:rPr>
          <w:rFonts w:ascii="Times New Roman" w:hAnsi="Times New Roman" w:cs="Times New Roman"/>
          <w:b/>
          <w:bCs/>
          <w:sz w:val="24"/>
          <w:szCs w:val="24"/>
        </w:rPr>
        <w:t>; and John C. Schmidt</w:t>
      </w:r>
      <w:r w:rsidR="007216A6" w:rsidRPr="00CF217E">
        <w:rPr>
          <w:rFonts w:ascii="Times New Roman" w:hAnsi="Times New Roman" w:cs="Times New Roman"/>
          <w:b/>
          <w:bCs/>
          <w:sz w:val="24"/>
          <w:szCs w:val="24"/>
          <w:vertAlign w:val="superscript"/>
        </w:rPr>
        <w:t>3</w:t>
      </w:r>
    </w:p>
    <w:p w14:paraId="3F836482" w14:textId="23DF8169" w:rsidR="00223FF1" w:rsidRDefault="005B65B1" w:rsidP="005B65B1">
      <w:pPr>
        <w:rPr>
          <w:rFonts w:ascii="Times New Roman" w:eastAsia="Times New Roman" w:hAnsi="Times New Roman" w:cs="Times New Roman"/>
        </w:rPr>
      </w:pPr>
      <w:r w:rsidRPr="00223FF1">
        <w:rPr>
          <w:rFonts w:ascii="Times New Roman" w:hAnsi="Times New Roman" w:cs="Times New Roman"/>
          <w:sz w:val="24"/>
          <w:szCs w:val="24"/>
          <w:vertAlign w:val="superscript"/>
        </w:rPr>
        <w:t>1</w:t>
      </w:r>
      <w:r w:rsidRPr="005B65B1">
        <w:rPr>
          <w:rFonts w:ascii="Times New Roman" w:hAnsi="Times New Roman" w:cs="Times New Roman"/>
          <w:vertAlign w:val="superscript"/>
        </w:rPr>
        <w:t xml:space="preserve"> </w:t>
      </w:r>
      <w:r w:rsidR="00223FF1" w:rsidRPr="00223FF1">
        <w:rPr>
          <w:rFonts w:ascii="Times New Roman" w:eastAsia="Times New Roman" w:hAnsi="Times New Roman" w:cs="Times New Roman"/>
        </w:rPr>
        <w:t xml:space="preserve">Department of Civil and Environmental Engineering, Utah State University, Old Main Hill, Logan, UT 84322, USA; Phone: (435) 774-6429: email: </w:t>
      </w:r>
      <w:hyperlink r:id="rId8" w:history="1">
        <w:r w:rsidR="00223FF1" w:rsidRPr="00C0235A">
          <w:rPr>
            <w:rStyle w:val="Hyperlink"/>
            <w:rFonts w:ascii="Times New Roman" w:eastAsia="Times New Roman" w:hAnsi="Times New Roman" w:cs="Times New Roman"/>
          </w:rPr>
          <w:t>moazzam.rind@usu.edu</w:t>
        </w:r>
      </w:hyperlink>
    </w:p>
    <w:p w14:paraId="63779FAF" w14:textId="213F1DF6" w:rsidR="00223FF1" w:rsidRDefault="007216A6" w:rsidP="007216A6">
      <w:pPr>
        <w:rPr>
          <w:rFonts w:ascii="Times New Roman" w:eastAsia="Times New Roman" w:hAnsi="Times New Roman" w:cs="Times New Roman"/>
        </w:rPr>
      </w:pPr>
      <w:r>
        <w:rPr>
          <w:rFonts w:ascii="Times New Roman" w:hAnsi="Times New Roman" w:cs="Times New Roman"/>
          <w:vertAlign w:val="superscript"/>
        </w:rPr>
        <w:t>2</w:t>
      </w:r>
      <w:r w:rsidRPr="005B65B1">
        <w:rPr>
          <w:rFonts w:ascii="Times New Roman" w:hAnsi="Times New Roman" w:cs="Times New Roman"/>
          <w:vertAlign w:val="superscript"/>
        </w:rPr>
        <w:t xml:space="preserve"> </w:t>
      </w:r>
      <w:r w:rsidR="00223FF1" w:rsidRPr="00223FF1">
        <w:rPr>
          <w:rFonts w:ascii="Times New Roman" w:eastAsia="Times New Roman" w:hAnsi="Times New Roman" w:cs="Times New Roman"/>
        </w:rPr>
        <w:t>Department of Civil and Environmental Engineering, Utah State University, Old Main Hill, Logan, UT 84322</w:t>
      </w:r>
      <w:r w:rsidR="00223FF1">
        <w:rPr>
          <w:rFonts w:ascii="Times New Roman" w:eastAsia="Times New Roman" w:hAnsi="Times New Roman" w:cs="Times New Roman"/>
        </w:rPr>
        <w:t>-4110</w:t>
      </w:r>
      <w:r w:rsidR="00223FF1" w:rsidRPr="00223FF1">
        <w:rPr>
          <w:rFonts w:ascii="Times New Roman" w:eastAsia="Times New Roman" w:hAnsi="Times New Roman" w:cs="Times New Roman"/>
        </w:rPr>
        <w:t>, USA; Phone: (435) 7</w:t>
      </w:r>
      <w:r w:rsidR="00223FF1">
        <w:rPr>
          <w:rFonts w:ascii="Times New Roman" w:eastAsia="Times New Roman" w:hAnsi="Times New Roman" w:cs="Times New Roman"/>
        </w:rPr>
        <w:t>97</w:t>
      </w:r>
      <w:r w:rsidR="00223FF1" w:rsidRPr="00223FF1">
        <w:rPr>
          <w:rFonts w:ascii="Times New Roman" w:eastAsia="Times New Roman" w:hAnsi="Times New Roman" w:cs="Times New Roman"/>
        </w:rPr>
        <w:t>-</w:t>
      </w:r>
      <w:r w:rsidR="00223FF1">
        <w:rPr>
          <w:rFonts w:ascii="Times New Roman" w:eastAsia="Times New Roman" w:hAnsi="Times New Roman" w:cs="Times New Roman"/>
        </w:rPr>
        <w:t>868</w:t>
      </w:r>
      <w:r w:rsidR="00223FF1" w:rsidRPr="00223FF1">
        <w:rPr>
          <w:rFonts w:ascii="Times New Roman" w:eastAsia="Times New Roman" w:hAnsi="Times New Roman" w:cs="Times New Roman"/>
        </w:rPr>
        <w:t xml:space="preserve">9: email: </w:t>
      </w:r>
      <w:hyperlink r:id="rId9" w:history="1">
        <w:r w:rsidR="00223FF1" w:rsidRPr="00C0235A">
          <w:rPr>
            <w:rStyle w:val="Hyperlink"/>
            <w:rFonts w:ascii="Times New Roman" w:eastAsia="Times New Roman" w:hAnsi="Times New Roman" w:cs="Times New Roman"/>
          </w:rPr>
          <w:t>david.rosenberg@usu.edu</w:t>
        </w:r>
      </w:hyperlink>
      <w:r w:rsidR="00223FF1" w:rsidRPr="00223FF1">
        <w:rPr>
          <w:rFonts w:ascii="Times New Roman" w:eastAsia="Times New Roman" w:hAnsi="Times New Roman" w:cs="Times New Roman"/>
        </w:rPr>
        <w:t>.</w:t>
      </w:r>
    </w:p>
    <w:p w14:paraId="623CCEEC" w14:textId="51DB1344" w:rsidR="00975148" w:rsidRDefault="007216A6" w:rsidP="007216A6">
      <w:pPr>
        <w:rPr>
          <w:rFonts w:ascii="Times New Roman" w:eastAsia="Times New Roman" w:hAnsi="Times New Roman" w:cs="Times New Roman"/>
        </w:rPr>
      </w:pPr>
      <w:r>
        <w:rPr>
          <w:rFonts w:ascii="Times New Roman" w:hAnsi="Times New Roman" w:cs="Times New Roman"/>
          <w:vertAlign w:val="superscript"/>
        </w:rPr>
        <w:t>3</w:t>
      </w:r>
      <w:r w:rsidR="005B65B1" w:rsidRPr="005B65B1">
        <w:rPr>
          <w:rFonts w:ascii="Times New Roman" w:hAnsi="Times New Roman" w:cs="Times New Roman"/>
        </w:rPr>
        <w:t xml:space="preserve"> Dep</w:t>
      </w:r>
      <w:r w:rsidR="00223FF1">
        <w:rPr>
          <w:rFonts w:ascii="Times New Roman" w:hAnsi="Times New Roman" w:cs="Times New Roman"/>
        </w:rPr>
        <w:t xml:space="preserve">artment </w:t>
      </w:r>
      <w:r w:rsidR="005B65B1" w:rsidRPr="005B65B1">
        <w:rPr>
          <w:rFonts w:ascii="Times New Roman" w:hAnsi="Times New Roman" w:cs="Times New Roman"/>
        </w:rPr>
        <w:t xml:space="preserve">of Watershed Sciences, </w:t>
      </w:r>
      <w:r w:rsidR="00223FF1" w:rsidRPr="00223FF1">
        <w:rPr>
          <w:rFonts w:ascii="Times New Roman" w:eastAsia="Times New Roman" w:hAnsi="Times New Roman" w:cs="Times New Roman"/>
        </w:rPr>
        <w:t>Utah State University, Old Main Hill, Logan, UT 84322</w:t>
      </w:r>
      <w:r w:rsidR="00223FF1">
        <w:rPr>
          <w:rFonts w:ascii="Times New Roman" w:eastAsia="Times New Roman" w:hAnsi="Times New Roman" w:cs="Times New Roman"/>
        </w:rPr>
        <w:t>-4110</w:t>
      </w:r>
      <w:r w:rsidR="00223FF1" w:rsidRPr="00223FF1">
        <w:rPr>
          <w:rFonts w:ascii="Times New Roman" w:eastAsia="Times New Roman" w:hAnsi="Times New Roman" w:cs="Times New Roman"/>
        </w:rPr>
        <w:t>, USA; Phone: (435) 7</w:t>
      </w:r>
      <w:r w:rsidR="00223FF1">
        <w:rPr>
          <w:rFonts w:ascii="Times New Roman" w:eastAsia="Times New Roman" w:hAnsi="Times New Roman" w:cs="Times New Roman"/>
        </w:rPr>
        <w:t>97</w:t>
      </w:r>
      <w:r w:rsidR="00223FF1" w:rsidRPr="00223FF1">
        <w:rPr>
          <w:rFonts w:ascii="Times New Roman" w:eastAsia="Times New Roman" w:hAnsi="Times New Roman" w:cs="Times New Roman"/>
        </w:rPr>
        <w:t>-</w:t>
      </w:r>
      <w:r w:rsidR="00975148">
        <w:rPr>
          <w:rFonts w:ascii="Times New Roman" w:eastAsia="Times New Roman" w:hAnsi="Times New Roman" w:cs="Times New Roman"/>
        </w:rPr>
        <w:t>1791</w:t>
      </w:r>
      <w:r w:rsidR="00223FF1" w:rsidRPr="00223FF1">
        <w:rPr>
          <w:rFonts w:ascii="Times New Roman" w:eastAsia="Times New Roman" w:hAnsi="Times New Roman" w:cs="Times New Roman"/>
        </w:rPr>
        <w:t xml:space="preserve">: email: </w:t>
      </w:r>
      <w:hyperlink r:id="rId10" w:history="1">
        <w:r w:rsidR="00975148" w:rsidRPr="00C0235A">
          <w:rPr>
            <w:rStyle w:val="Hyperlink"/>
            <w:rFonts w:ascii="Times New Roman" w:eastAsia="Times New Roman" w:hAnsi="Times New Roman" w:cs="Times New Roman"/>
          </w:rPr>
          <w:t>jack.schmidt@usu.edu</w:t>
        </w:r>
      </w:hyperlink>
      <w:r w:rsidR="00223FF1" w:rsidRPr="00223FF1">
        <w:rPr>
          <w:rFonts w:ascii="Times New Roman" w:eastAsia="Times New Roman" w:hAnsi="Times New Roman" w:cs="Times New Roman"/>
        </w:rPr>
        <w:t>.</w:t>
      </w:r>
      <w:r w:rsidR="00975148">
        <w:rPr>
          <w:rFonts w:ascii="Times New Roman" w:eastAsia="Times New Roman" w:hAnsi="Times New Roman" w:cs="Times New Roman"/>
        </w:rPr>
        <w:t xml:space="preserve"> </w:t>
      </w:r>
    </w:p>
    <w:p w14:paraId="7B589856" w14:textId="0536ED5D" w:rsidR="006342ED" w:rsidRPr="00975148" w:rsidRDefault="00C502D8" w:rsidP="00975148">
      <w:pPr>
        <w:jc w:val="both"/>
        <w:rPr>
          <w:rFonts w:ascii="Times New Roman" w:hAnsi="Times New Roman" w:cs="Times New Roman"/>
          <w:b/>
          <w:bCs/>
          <w:sz w:val="24"/>
          <w:szCs w:val="24"/>
        </w:rPr>
      </w:pPr>
      <w:r w:rsidRPr="00975148">
        <w:rPr>
          <w:rFonts w:ascii="Times New Roman" w:hAnsi="Times New Roman" w:cs="Times New Roman"/>
          <w:b/>
          <w:bCs/>
          <w:sz w:val="24"/>
          <w:szCs w:val="24"/>
        </w:rPr>
        <w:t>ABSTRACT</w:t>
      </w:r>
    </w:p>
    <w:p w14:paraId="54566435" w14:textId="5C114067" w:rsidR="00C502D8" w:rsidRPr="00975148" w:rsidRDefault="00923456" w:rsidP="00494A4E">
      <w:pPr>
        <w:ind w:firstLine="720"/>
        <w:jc w:val="both"/>
        <w:rPr>
          <w:rFonts w:ascii="Times New Roman" w:hAnsi="Times New Roman" w:cs="Times New Roman"/>
          <w:sz w:val="24"/>
          <w:szCs w:val="24"/>
        </w:rPr>
      </w:pPr>
      <w:r w:rsidRPr="00975148">
        <w:rPr>
          <w:rFonts w:ascii="Times New Roman" w:hAnsi="Times New Roman" w:cs="Times New Roman"/>
          <w:sz w:val="24"/>
          <w:szCs w:val="24"/>
        </w:rPr>
        <w:t>Stoneflies,</w:t>
      </w:r>
      <w:r w:rsidRPr="00975148">
        <w:rPr>
          <w:rFonts w:ascii="Times New Roman" w:hAnsi="Times New Roman" w:cs="Times New Roman"/>
          <w:color w:val="404040"/>
          <w:sz w:val="24"/>
          <w:szCs w:val="24"/>
          <w:shd w:val="clear" w:color="auto" w:fill="FCFCFC"/>
        </w:rPr>
        <w:t xml:space="preserve"> </w:t>
      </w:r>
      <w:r w:rsidRPr="00975148">
        <w:rPr>
          <w:rFonts w:ascii="Times New Roman" w:hAnsi="Times New Roman" w:cs="Times New Roman"/>
          <w:sz w:val="24"/>
          <w:szCs w:val="24"/>
        </w:rPr>
        <w:t xml:space="preserve">Mayflies, Caddisflies, and Midges (affectionately “bugs”) are food for the endangered native and non-native fishes of the Colorado River between Glen Canyon dam and Lake Mead, Nevada. These bugs lay their eggs at dusk on rocks and other strata just below the water surface and require at least 48 hours of inundation to hatch. Hydropeaking operations--the daily fluctuations in dam releases by up to 8000 cfs to generate more energy during afternoons when energy demand and prices are high--desiccates bug eggs. The U.S. Geological Survey’s Grand Canyon Monitoring and Research Center (GCMRC) and Western Area Power Authority (WAPA) are still evaluating the effects of summer 2018 experimental steady weekend releases to encourage bug egg hatching. Here we share results from a non-linear multi-objective optimization model that recommends Glen Canyon dam releases to maximize energy revenues and minimize a bug objective that is quantified as the standard deviation of releases. The model runs for one month with two sub-daily timesteps and is subject to </w:t>
      </w:r>
      <w:commentRangeStart w:id="1"/>
      <w:r w:rsidRPr="00975148">
        <w:rPr>
          <w:rFonts w:ascii="Times New Roman" w:hAnsi="Times New Roman" w:cs="Times New Roman"/>
          <w:sz w:val="24"/>
          <w:szCs w:val="24"/>
        </w:rPr>
        <w:t>daily release limits, maximum energy generation, storage limits, and an exogenously specified monthly release volume</w:t>
      </w:r>
      <w:commentRangeEnd w:id="1"/>
      <w:r w:rsidR="00D33526">
        <w:rPr>
          <w:rStyle w:val="CommentReference"/>
        </w:rPr>
        <w:commentReference w:id="1"/>
      </w:r>
      <w:r w:rsidRPr="00975148">
        <w:rPr>
          <w:rFonts w:ascii="Times New Roman" w:hAnsi="Times New Roman" w:cs="Times New Roman"/>
          <w:sz w:val="24"/>
          <w:szCs w:val="24"/>
        </w:rPr>
        <w:t>. We used the constraint method to identify the tradeoff between the energy generation and bug objectives. We tested scenarios that vary the month of the year, monthly flow volume, number of consecutive days of bug flows, and the steady bug flow release value. Preliminary results show: 1) Increasing the monthly release volume simultaneously improves the bug and energy generation objectives. 2) Increasing the number of steady bug flow days from 2 to 4 increases the standard deviation of flows; standard deviation of flows is not a good metric for bugs. This is a working document and materials will be updated over time based on work with GCMRC, WAPA, and others.</w:t>
      </w:r>
    </w:p>
    <w:p w14:paraId="7C40CD0D" w14:textId="41C6998E" w:rsidR="00C51B49" w:rsidRPr="00494A4E" w:rsidRDefault="00C502D8" w:rsidP="00494A4E">
      <w:pPr>
        <w:jc w:val="both"/>
        <w:rPr>
          <w:rFonts w:ascii="Times New Roman" w:hAnsi="Times New Roman" w:cs="Times New Roman"/>
          <w:b/>
          <w:bCs/>
          <w:sz w:val="24"/>
          <w:szCs w:val="24"/>
        </w:rPr>
      </w:pPr>
      <w:r w:rsidRPr="00494A4E">
        <w:rPr>
          <w:rFonts w:ascii="Times New Roman" w:hAnsi="Times New Roman" w:cs="Times New Roman"/>
          <w:b/>
          <w:bCs/>
          <w:sz w:val="24"/>
          <w:szCs w:val="24"/>
        </w:rPr>
        <w:t>INTRODUCTION</w:t>
      </w:r>
    </w:p>
    <w:p w14:paraId="170A80B8" w14:textId="168EC907" w:rsidR="00471A53" w:rsidRPr="00494A4E" w:rsidRDefault="00B17C91" w:rsidP="00494A4E">
      <w:pPr>
        <w:ind w:firstLine="720"/>
        <w:jc w:val="both"/>
        <w:rPr>
          <w:rFonts w:ascii="Times New Roman" w:hAnsi="Times New Roman" w:cs="Times New Roman"/>
          <w:sz w:val="24"/>
          <w:szCs w:val="24"/>
        </w:rPr>
      </w:pPr>
      <w:r w:rsidRPr="00494A4E">
        <w:rPr>
          <w:rFonts w:ascii="Times New Roman" w:hAnsi="Times New Roman" w:cs="Times New Roman"/>
          <w:sz w:val="24"/>
          <w:szCs w:val="24"/>
        </w:rPr>
        <w:t xml:space="preserve">Aquatic eco-system is one of the major components </w:t>
      </w:r>
      <w:r w:rsidR="00D52319" w:rsidRPr="00494A4E">
        <w:rPr>
          <w:rFonts w:ascii="Times New Roman" w:hAnsi="Times New Roman" w:cs="Times New Roman"/>
          <w:sz w:val="24"/>
          <w:szCs w:val="24"/>
        </w:rPr>
        <w:t xml:space="preserve">of </w:t>
      </w:r>
      <w:commentRangeStart w:id="2"/>
      <w:r w:rsidR="00D52319" w:rsidRPr="00494A4E">
        <w:rPr>
          <w:rFonts w:ascii="Times New Roman" w:hAnsi="Times New Roman" w:cs="Times New Roman"/>
          <w:sz w:val="24"/>
          <w:szCs w:val="24"/>
        </w:rPr>
        <w:t xml:space="preserve">the </w:t>
      </w:r>
      <w:r w:rsidRPr="00494A4E">
        <w:rPr>
          <w:rFonts w:ascii="Times New Roman" w:hAnsi="Times New Roman" w:cs="Times New Roman"/>
          <w:sz w:val="24"/>
          <w:szCs w:val="24"/>
        </w:rPr>
        <w:t>environmental life cycle</w:t>
      </w:r>
      <w:commentRangeEnd w:id="2"/>
      <w:r w:rsidR="00D33526">
        <w:rPr>
          <w:rStyle w:val="CommentReference"/>
        </w:rPr>
        <w:commentReference w:id="2"/>
      </w:r>
      <w:r w:rsidRPr="00494A4E">
        <w:rPr>
          <w:rFonts w:ascii="Times New Roman" w:hAnsi="Times New Roman" w:cs="Times New Roman"/>
          <w:sz w:val="24"/>
          <w:szCs w:val="24"/>
        </w:rPr>
        <w:t xml:space="preserve">. It is home to unique species, and provides food, </w:t>
      </w:r>
      <w:commentRangeStart w:id="3"/>
      <w:r w:rsidRPr="00494A4E">
        <w:rPr>
          <w:rFonts w:ascii="Times New Roman" w:hAnsi="Times New Roman" w:cs="Times New Roman"/>
          <w:sz w:val="24"/>
          <w:szCs w:val="24"/>
        </w:rPr>
        <w:t xml:space="preserve">pleasure, and sustainability to </w:t>
      </w:r>
      <w:r w:rsidR="00D52319" w:rsidRPr="00494A4E">
        <w:rPr>
          <w:rFonts w:ascii="Times New Roman" w:hAnsi="Times New Roman" w:cs="Times New Roman"/>
          <w:sz w:val="24"/>
          <w:szCs w:val="24"/>
        </w:rPr>
        <w:t xml:space="preserve">the </w:t>
      </w:r>
      <w:r w:rsidRPr="00494A4E">
        <w:rPr>
          <w:rFonts w:ascii="Times New Roman" w:hAnsi="Times New Roman" w:cs="Times New Roman"/>
          <w:sz w:val="24"/>
          <w:szCs w:val="24"/>
        </w:rPr>
        <w:t xml:space="preserve">related </w:t>
      </w:r>
      <w:r w:rsidR="002B0604" w:rsidRPr="00494A4E">
        <w:rPr>
          <w:rFonts w:ascii="Times New Roman" w:hAnsi="Times New Roman" w:cs="Times New Roman"/>
          <w:sz w:val="24"/>
          <w:szCs w:val="24"/>
        </w:rPr>
        <w:t>system</w:t>
      </w:r>
      <w:r w:rsidR="00C3181A" w:rsidRPr="00494A4E">
        <w:rPr>
          <w:rFonts w:ascii="Times New Roman" w:hAnsi="Times New Roman" w:cs="Times New Roman"/>
          <w:sz w:val="24"/>
          <w:szCs w:val="24"/>
        </w:rPr>
        <w:t>s</w:t>
      </w:r>
      <w:r w:rsidR="002B0604" w:rsidRPr="00494A4E">
        <w:rPr>
          <w:rFonts w:ascii="Times New Roman" w:hAnsi="Times New Roman" w:cs="Times New Roman"/>
          <w:sz w:val="24"/>
          <w:szCs w:val="24"/>
        </w:rPr>
        <w:t xml:space="preserve"> including humans</w:t>
      </w:r>
      <w:commentRangeEnd w:id="3"/>
      <w:r w:rsidR="00D33526">
        <w:rPr>
          <w:rStyle w:val="CommentReference"/>
        </w:rPr>
        <w:commentReference w:id="3"/>
      </w:r>
      <w:r w:rsidR="002B0604" w:rsidRPr="00494A4E">
        <w:rPr>
          <w:rFonts w:ascii="Times New Roman" w:hAnsi="Times New Roman" w:cs="Times New Roman"/>
          <w:sz w:val="24"/>
          <w:szCs w:val="24"/>
        </w:rPr>
        <w:t>.</w:t>
      </w:r>
      <w:r w:rsidRPr="00494A4E">
        <w:rPr>
          <w:rFonts w:ascii="Times New Roman" w:hAnsi="Times New Roman" w:cs="Times New Roman"/>
          <w:sz w:val="24"/>
          <w:szCs w:val="24"/>
        </w:rPr>
        <w:t xml:space="preserve"> </w:t>
      </w:r>
      <w:r w:rsidR="00F8176D" w:rsidRPr="00494A4E">
        <w:rPr>
          <w:rFonts w:ascii="Times New Roman" w:hAnsi="Times New Roman" w:cs="Times New Roman"/>
          <w:sz w:val="24"/>
          <w:szCs w:val="24"/>
        </w:rPr>
        <w:t xml:space="preserve">However, </w:t>
      </w:r>
      <w:r w:rsidR="005D3B5B" w:rsidRPr="00494A4E">
        <w:rPr>
          <w:rFonts w:ascii="Times New Roman" w:hAnsi="Times New Roman" w:cs="Times New Roman"/>
          <w:sz w:val="24"/>
          <w:szCs w:val="24"/>
        </w:rPr>
        <w:t>due to</w:t>
      </w:r>
      <w:r w:rsidR="00F8176D" w:rsidRPr="00494A4E">
        <w:rPr>
          <w:rFonts w:ascii="Times New Roman" w:hAnsi="Times New Roman" w:cs="Times New Roman"/>
          <w:sz w:val="24"/>
          <w:szCs w:val="24"/>
        </w:rPr>
        <w:t xml:space="preserve"> uncertainty in inflows and growing </w:t>
      </w:r>
      <w:r w:rsidR="00BA78F5" w:rsidRPr="00494A4E">
        <w:rPr>
          <w:rFonts w:ascii="Times New Roman" w:hAnsi="Times New Roman" w:cs="Times New Roman"/>
          <w:sz w:val="24"/>
          <w:szCs w:val="24"/>
        </w:rPr>
        <w:t xml:space="preserve">water </w:t>
      </w:r>
      <w:r w:rsidR="00F8176D" w:rsidRPr="00494A4E">
        <w:rPr>
          <w:rFonts w:ascii="Times New Roman" w:hAnsi="Times New Roman" w:cs="Times New Roman"/>
          <w:sz w:val="24"/>
          <w:szCs w:val="24"/>
        </w:rPr>
        <w:t>demand</w:t>
      </w:r>
      <w:r w:rsidR="00BA78F5" w:rsidRPr="00494A4E">
        <w:rPr>
          <w:rFonts w:ascii="Times New Roman" w:hAnsi="Times New Roman" w:cs="Times New Roman"/>
          <w:sz w:val="24"/>
          <w:szCs w:val="24"/>
        </w:rPr>
        <w:t xml:space="preserve"> (municipal, industrial, agricultural, hydropower etc.)</w:t>
      </w:r>
      <w:ins w:id="4" w:author="David Rosenberg" w:date="2020-01-05T20:08:00Z">
        <w:r w:rsidR="00D33526">
          <w:rPr>
            <w:rFonts w:ascii="Times New Roman" w:hAnsi="Times New Roman" w:cs="Times New Roman"/>
            <w:sz w:val="24"/>
            <w:szCs w:val="24"/>
          </w:rPr>
          <w:t>,</w:t>
        </w:r>
      </w:ins>
      <w:r w:rsidR="00471A53" w:rsidRPr="00494A4E">
        <w:rPr>
          <w:rFonts w:ascii="Times New Roman" w:hAnsi="Times New Roman" w:cs="Times New Roman"/>
          <w:sz w:val="24"/>
          <w:szCs w:val="24"/>
        </w:rPr>
        <w:t xml:space="preserve"> </w:t>
      </w:r>
      <w:commentRangeStart w:id="5"/>
      <w:r w:rsidR="00471A53" w:rsidRPr="00494A4E">
        <w:rPr>
          <w:rFonts w:ascii="Times New Roman" w:hAnsi="Times New Roman" w:cs="Times New Roman"/>
          <w:sz w:val="24"/>
          <w:szCs w:val="24"/>
        </w:rPr>
        <w:t>the majority of Earth’s rivers are</w:t>
      </w:r>
      <w:r w:rsidR="005D3B5B" w:rsidRPr="00494A4E">
        <w:rPr>
          <w:rFonts w:ascii="Times New Roman" w:hAnsi="Times New Roman" w:cs="Times New Roman"/>
          <w:sz w:val="24"/>
          <w:szCs w:val="24"/>
        </w:rPr>
        <w:t xml:space="preserve"> now</w:t>
      </w:r>
      <w:r w:rsidR="00471A53" w:rsidRPr="00494A4E">
        <w:rPr>
          <w:rFonts w:ascii="Times New Roman" w:hAnsi="Times New Roman" w:cs="Times New Roman"/>
          <w:sz w:val="24"/>
          <w:szCs w:val="24"/>
        </w:rPr>
        <w:t xml:space="preserve"> dammed (Nilsson et al. 2005). </w:t>
      </w:r>
      <w:r w:rsidR="005D3B5B" w:rsidRPr="00494A4E">
        <w:rPr>
          <w:rFonts w:ascii="Times New Roman" w:hAnsi="Times New Roman" w:cs="Times New Roman"/>
          <w:sz w:val="24"/>
          <w:szCs w:val="24"/>
        </w:rPr>
        <w:t xml:space="preserve">This anthropogenic development has drastically altered the ecosystems </w:t>
      </w:r>
      <w:r w:rsidR="00D52319" w:rsidRPr="00494A4E">
        <w:rPr>
          <w:rFonts w:ascii="Times New Roman" w:hAnsi="Times New Roman" w:cs="Times New Roman"/>
          <w:sz w:val="24"/>
          <w:szCs w:val="24"/>
        </w:rPr>
        <w:t xml:space="preserve">(Carpenter et al. 2011), and the </w:t>
      </w:r>
      <w:r w:rsidR="00CC0374" w:rsidRPr="00494A4E">
        <w:rPr>
          <w:rFonts w:ascii="Times New Roman" w:hAnsi="Times New Roman" w:cs="Times New Roman"/>
          <w:sz w:val="24"/>
          <w:szCs w:val="24"/>
        </w:rPr>
        <w:t xml:space="preserve">natural </w:t>
      </w:r>
      <w:r w:rsidR="00D52319" w:rsidRPr="00494A4E">
        <w:rPr>
          <w:rFonts w:ascii="Times New Roman" w:hAnsi="Times New Roman" w:cs="Times New Roman"/>
          <w:sz w:val="24"/>
          <w:szCs w:val="24"/>
        </w:rPr>
        <w:t xml:space="preserve">flow regimes </w:t>
      </w:r>
      <w:r w:rsidR="00156524" w:rsidRPr="00494A4E">
        <w:rPr>
          <w:rFonts w:ascii="Times New Roman" w:hAnsi="Times New Roman" w:cs="Times New Roman"/>
          <w:sz w:val="24"/>
          <w:szCs w:val="24"/>
        </w:rPr>
        <w:t xml:space="preserve">are </w:t>
      </w:r>
      <w:r w:rsidR="00D52319" w:rsidRPr="00494A4E">
        <w:rPr>
          <w:rFonts w:ascii="Times New Roman" w:hAnsi="Times New Roman" w:cs="Times New Roman"/>
          <w:sz w:val="24"/>
          <w:szCs w:val="24"/>
        </w:rPr>
        <w:t>engineered to meet the societal needs (</w:t>
      </w:r>
      <w:r w:rsidR="007D60C0" w:rsidRPr="00494A4E">
        <w:rPr>
          <w:rFonts w:ascii="Times New Roman" w:hAnsi="Times New Roman" w:cs="Times New Roman"/>
          <w:sz w:val="24"/>
          <w:szCs w:val="24"/>
        </w:rPr>
        <w:t>Poff et al. 2007).</w:t>
      </w:r>
      <w:r w:rsidR="00156524" w:rsidRPr="00494A4E">
        <w:rPr>
          <w:rFonts w:ascii="Times New Roman" w:hAnsi="Times New Roman" w:cs="Times New Roman"/>
          <w:sz w:val="24"/>
          <w:szCs w:val="24"/>
        </w:rPr>
        <w:t xml:space="preserve"> </w:t>
      </w:r>
      <w:r w:rsidR="00465810" w:rsidRPr="00494A4E">
        <w:rPr>
          <w:rFonts w:ascii="Times New Roman" w:hAnsi="Times New Roman" w:cs="Times New Roman"/>
          <w:sz w:val="24"/>
          <w:szCs w:val="24"/>
        </w:rPr>
        <w:t>T</w:t>
      </w:r>
      <w:r w:rsidR="00156524" w:rsidRPr="00494A4E">
        <w:rPr>
          <w:rFonts w:ascii="Times New Roman" w:hAnsi="Times New Roman" w:cs="Times New Roman"/>
          <w:sz w:val="24"/>
          <w:szCs w:val="24"/>
        </w:rPr>
        <w:t xml:space="preserve">he </w:t>
      </w:r>
      <w:r w:rsidR="00465810" w:rsidRPr="00494A4E">
        <w:rPr>
          <w:rFonts w:ascii="Times New Roman" w:hAnsi="Times New Roman" w:cs="Times New Roman"/>
          <w:sz w:val="24"/>
          <w:szCs w:val="24"/>
        </w:rPr>
        <w:t>upshot of</w:t>
      </w:r>
      <w:r w:rsidR="00156524" w:rsidRPr="00494A4E">
        <w:rPr>
          <w:rFonts w:ascii="Times New Roman" w:hAnsi="Times New Roman" w:cs="Times New Roman"/>
          <w:sz w:val="24"/>
          <w:szCs w:val="24"/>
        </w:rPr>
        <w:t xml:space="preserve"> those hydrologic modifications on downstream ecology is yet to be quantified and mitigated (Kareiva et al. 2000, Dugan et al. 2010).</w:t>
      </w:r>
      <w:commentRangeEnd w:id="5"/>
      <w:r w:rsidR="00D33526">
        <w:rPr>
          <w:rStyle w:val="CommentReference"/>
        </w:rPr>
        <w:commentReference w:id="5"/>
      </w:r>
    </w:p>
    <w:p w14:paraId="4FC94A50" w14:textId="73B45D2E" w:rsidR="00291A12" w:rsidRPr="00494A4E" w:rsidRDefault="00465810" w:rsidP="00494A4E">
      <w:pPr>
        <w:ind w:firstLine="720"/>
        <w:jc w:val="both"/>
        <w:rPr>
          <w:rFonts w:ascii="Times New Roman" w:hAnsi="Times New Roman" w:cs="Times New Roman"/>
          <w:sz w:val="24"/>
          <w:szCs w:val="24"/>
        </w:rPr>
      </w:pPr>
      <w:del w:id="6" w:author="David Rosenberg" w:date="2020-01-05T20:10:00Z">
        <w:r w:rsidRPr="00494A4E" w:rsidDel="00D33526">
          <w:rPr>
            <w:rFonts w:ascii="Times New Roman" w:hAnsi="Times New Roman" w:cs="Times New Roman"/>
            <w:sz w:val="24"/>
            <w:szCs w:val="24"/>
          </w:rPr>
          <w:lastRenderedPageBreak/>
          <w:delText>Traditionally</w:delText>
        </w:r>
      </w:del>
      <w:ins w:id="7" w:author="David Rosenberg" w:date="2020-01-05T20:10:00Z">
        <w:r w:rsidR="00D33526">
          <w:rPr>
            <w:rFonts w:ascii="Times New Roman" w:hAnsi="Times New Roman" w:cs="Times New Roman"/>
            <w:sz w:val="24"/>
            <w:szCs w:val="24"/>
          </w:rPr>
          <w:t>Els</w:t>
        </w:r>
      </w:ins>
      <w:ins w:id="8" w:author="David Rosenberg" w:date="2020-01-05T20:11:00Z">
        <w:r w:rsidR="00D33526">
          <w:rPr>
            <w:rFonts w:ascii="Times New Roman" w:hAnsi="Times New Roman" w:cs="Times New Roman"/>
            <w:sz w:val="24"/>
            <w:szCs w:val="24"/>
          </w:rPr>
          <w:t>ewhere</w:t>
        </w:r>
      </w:ins>
      <w:r w:rsidRPr="00494A4E">
        <w:rPr>
          <w:rFonts w:ascii="Times New Roman" w:hAnsi="Times New Roman" w:cs="Times New Roman"/>
          <w:sz w:val="24"/>
          <w:szCs w:val="24"/>
        </w:rPr>
        <w:t>, w</w:t>
      </w:r>
      <w:r w:rsidR="00C51B49" w:rsidRPr="00494A4E">
        <w:rPr>
          <w:rFonts w:ascii="Times New Roman" w:hAnsi="Times New Roman" w:cs="Times New Roman"/>
          <w:sz w:val="24"/>
          <w:szCs w:val="24"/>
        </w:rPr>
        <w:t>ater resources are managed for multiple and competing uses, such as water supply, hydropower, flood control, recreation and environmental protection</w:t>
      </w:r>
      <w:r w:rsidR="002D43D1" w:rsidRPr="00494A4E">
        <w:rPr>
          <w:rFonts w:ascii="Times New Roman" w:hAnsi="Times New Roman" w:cs="Times New Roman"/>
          <w:sz w:val="24"/>
          <w:szCs w:val="24"/>
        </w:rPr>
        <w:t xml:space="preserve"> (Null and Lund, 201</w:t>
      </w:r>
      <w:r w:rsidR="00191B62" w:rsidRPr="00494A4E">
        <w:rPr>
          <w:rFonts w:ascii="Times New Roman" w:hAnsi="Times New Roman" w:cs="Times New Roman"/>
          <w:sz w:val="24"/>
          <w:szCs w:val="24"/>
        </w:rPr>
        <w:t>2</w:t>
      </w:r>
      <w:r w:rsidR="002D43D1" w:rsidRPr="00494A4E">
        <w:rPr>
          <w:rFonts w:ascii="Times New Roman" w:hAnsi="Times New Roman" w:cs="Times New Roman"/>
          <w:sz w:val="24"/>
          <w:szCs w:val="24"/>
        </w:rPr>
        <w:t>)</w:t>
      </w:r>
      <w:r w:rsidR="00C51B49" w:rsidRPr="00494A4E">
        <w:rPr>
          <w:rFonts w:ascii="Times New Roman" w:hAnsi="Times New Roman" w:cs="Times New Roman"/>
          <w:sz w:val="24"/>
          <w:szCs w:val="24"/>
        </w:rPr>
        <w:t xml:space="preserve">. </w:t>
      </w:r>
      <w:r w:rsidR="00191B62" w:rsidRPr="00494A4E">
        <w:rPr>
          <w:rFonts w:ascii="Times New Roman" w:hAnsi="Times New Roman" w:cs="Times New Roman"/>
          <w:sz w:val="24"/>
          <w:szCs w:val="24"/>
        </w:rPr>
        <w:t>In particular, the world’s largest dams, including the Three Gorges Dam on the Yangtze River in China, the Itaipu Dam on the Paraná River in Brazil and Paraguay, and the Hoover Dam on the Colorado River in the United States are</w:t>
      </w:r>
      <w:r w:rsidR="00A34EF1" w:rsidRPr="00494A4E">
        <w:rPr>
          <w:rFonts w:ascii="Times New Roman" w:hAnsi="Times New Roman" w:cs="Times New Roman"/>
          <w:sz w:val="24"/>
          <w:szCs w:val="24"/>
        </w:rPr>
        <w:t xml:space="preserve"> built and operated as </w:t>
      </w:r>
      <w:r w:rsidR="003321B2" w:rsidRPr="00494A4E">
        <w:rPr>
          <w:rFonts w:ascii="Times New Roman" w:hAnsi="Times New Roman" w:cs="Times New Roman"/>
          <w:sz w:val="24"/>
          <w:szCs w:val="24"/>
        </w:rPr>
        <w:t xml:space="preserve">storages of </w:t>
      </w:r>
      <w:r w:rsidR="004706CE" w:rsidRPr="00494A4E">
        <w:rPr>
          <w:rFonts w:ascii="Times New Roman" w:hAnsi="Times New Roman" w:cs="Times New Roman"/>
          <w:sz w:val="24"/>
          <w:szCs w:val="24"/>
        </w:rPr>
        <w:t>water supply and an immense</w:t>
      </w:r>
      <w:r w:rsidR="00191B62" w:rsidRPr="00494A4E">
        <w:rPr>
          <w:rFonts w:ascii="Times New Roman" w:hAnsi="Times New Roman" w:cs="Times New Roman"/>
          <w:sz w:val="24"/>
          <w:szCs w:val="24"/>
        </w:rPr>
        <w:t xml:space="preserve"> source</w:t>
      </w:r>
      <w:r w:rsidR="004706CE" w:rsidRPr="00494A4E">
        <w:rPr>
          <w:rFonts w:ascii="Times New Roman" w:hAnsi="Times New Roman" w:cs="Times New Roman"/>
          <w:sz w:val="24"/>
          <w:szCs w:val="24"/>
        </w:rPr>
        <w:t>s</w:t>
      </w:r>
      <w:r w:rsidR="00191B62" w:rsidRPr="00494A4E">
        <w:rPr>
          <w:rFonts w:ascii="Times New Roman" w:hAnsi="Times New Roman" w:cs="Times New Roman"/>
          <w:sz w:val="24"/>
          <w:szCs w:val="24"/>
        </w:rPr>
        <w:t xml:space="preserve"> of hydropower generation (World Commission on Dams</w:t>
      </w:r>
      <w:r w:rsidR="00E2610F" w:rsidRPr="00494A4E">
        <w:rPr>
          <w:rFonts w:ascii="Times New Roman" w:hAnsi="Times New Roman" w:cs="Times New Roman"/>
          <w:sz w:val="24"/>
          <w:szCs w:val="24"/>
        </w:rPr>
        <w:t xml:space="preserve">, </w:t>
      </w:r>
      <w:r w:rsidR="00191B62" w:rsidRPr="00494A4E">
        <w:rPr>
          <w:rFonts w:ascii="Times New Roman" w:hAnsi="Times New Roman" w:cs="Times New Roman"/>
          <w:sz w:val="24"/>
          <w:szCs w:val="24"/>
        </w:rPr>
        <w:t>2000).</w:t>
      </w:r>
      <w:r w:rsidR="00E24DDF" w:rsidRPr="00494A4E">
        <w:rPr>
          <w:rFonts w:ascii="Times New Roman" w:hAnsi="Times New Roman" w:cs="Times New Roman"/>
          <w:sz w:val="24"/>
          <w:szCs w:val="24"/>
        </w:rPr>
        <w:t xml:space="preserve"> Until recently</w:t>
      </w:r>
      <w:r w:rsidR="004B0E0A" w:rsidRPr="00494A4E">
        <w:rPr>
          <w:rFonts w:ascii="Times New Roman" w:hAnsi="Times New Roman" w:cs="Times New Roman"/>
          <w:sz w:val="24"/>
          <w:szCs w:val="24"/>
        </w:rPr>
        <w:t>,</w:t>
      </w:r>
      <w:r w:rsidR="00A34EF1" w:rsidRPr="00494A4E">
        <w:rPr>
          <w:rFonts w:ascii="Times New Roman" w:hAnsi="Times New Roman" w:cs="Times New Roman"/>
          <w:sz w:val="24"/>
          <w:szCs w:val="24"/>
        </w:rPr>
        <w:t xml:space="preserve"> </w:t>
      </w:r>
      <w:r w:rsidR="00E2610F" w:rsidRPr="00494A4E">
        <w:rPr>
          <w:rFonts w:ascii="Times New Roman" w:hAnsi="Times New Roman" w:cs="Times New Roman"/>
          <w:sz w:val="24"/>
          <w:szCs w:val="24"/>
        </w:rPr>
        <w:t xml:space="preserve">the </w:t>
      </w:r>
      <w:r w:rsidR="0057595D" w:rsidRPr="00494A4E">
        <w:rPr>
          <w:rFonts w:ascii="Times New Roman" w:hAnsi="Times New Roman" w:cs="Times New Roman"/>
          <w:sz w:val="24"/>
          <w:szCs w:val="24"/>
        </w:rPr>
        <w:t xml:space="preserve">impacts </w:t>
      </w:r>
      <w:r w:rsidR="00E2610F" w:rsidRPr="00494A4E">
        <w:rPr>
          <w:rFonts w:ascii="Times New Roman" w:hAnsi="Times New Roman" w:cs="Times New Roman"/>
          <w:sz w:val="24"/>
          <w:szCs w:val="24"/>
        </w:rPr>
        <w:t xml:space="preserve">of these </w:t>
      </w:r>
      <w:r w:rsidR="00EF6A6B" w:rsidRPr="00494A4E">
        <w:rPr>
          <w:rFonts w:ascii="Times New Roman" w:hAnsi="Times New Roman" w:cs="Times New Roman"/>
          <w:sz w:val="24"/>
          <w:szCs w:val="24"/>
        </w:rPr>
        <w:t>artificial storages on downstream eco-system has been</w:t>
      </w:r>
      <w:r w:rsidR="00E24DDF" w:rsidRPr="00494A4E">
        <w:rPr>
          <w:rFonts w:ascii="Times New Roman" w:hAnsi="Times New Roman" w:cs="Times New Roman"/>
          <w:sz w:val="24"/>
          <w:szCs w:val="24"/>
        </w:rPr>
        <w:t xml:space="preserve"> ignored.</w:t>
      </w:r>
      <w:r w:rsidR="00CC0374" w:rsidRPr="00494A4E">
        <w:rPr>
          <w:rFonts w:ascii="Times New Roman" w:hAnsi="Times New Roman" w:cs="Times New Roman"/>
          <w:sz w:val="24"/>
          <w:szCs w:val="24"/>
        </w:rPr>
        <w:t xml:space="preserve"> </w:t>
      </w:r>
      <w:r w:rsidR="0055516F" w:rsidRPr="00494A4E">
        <w:rPr>
          <w:rFonts w:ascii="Times New Roman" w:hAnsi="Times New Roman" w:cs="Times New Roman"/>
          <w:sz w:val="24"/>
          <w:szCs w:val="24"/>
        </w:rPr>
        <w:t>T</w:t>
      </w:r>
      <w:r w:rsidR="00EF6A6B" w:rsidRPr="00494A4E">
        <w:rPr>
          <w:rFonts w:ascii="Times New Roman" w:hAnsi="Times New Roman" w:cs="Times New Roman"/>
          <w:sz w:val="24"/>
          <w:szCs w:val="24"/>
        </w:rPr>
        <w:t xml:space="preserve">here </w:t>
      </w:r>
      <w:r w:rsidR="00486A1A" w:rsidRPr="00494A4E">
        <w:rPr>
          <w:rFonts w:ascii="Times New Roman" w:hAnsi="Times New Roman" w:cs="Times New Roman"/>
          <w:sz w:val="24"/>
          <w:szCs w:val="24"/>
        </w:rPr>
        <w:t xml:space="preserve">is growing interest and wide recognition of the </w:t>
      </w:r>
      <w:r w:rsidR="00587637" w:rsidRPr="00494A4E">
        <w:rPr>
          <w:rFonts w:ascii="Times New Roman" w:hAnsi="Times New Roman" w:cs="Times New Roman"/>
          <w:sz w:val="24"/>
          <w:szCs w:val="24"/>
        </w:rPr>
        <w:t>problem</w:t>
      </w:r>
      <w:r w:rsidR="00486A1A" w:rsidRPr="00494A4E">
        <w:rPr>
          <w:rFonts w:ascii="Times New Roman" w:hAnsi="Times New Roman" w:cs="Times New Roman"/>
          <w:sz w:val="24"/>
          <w:szCs w:val="24"/>
        </w:rPr>
        <w:t>; with environmental objectives put before</w:t>
      </w:r>
      <w:r w:rsidR="00D12378" w:rsidRPr="00494A4E">
        <w:rPr>
          <w:rFonts w:ascii="Times New Roman" w:hAnsi="Times New Roman" w:cs="Times New Roman"/>
          <w:sz w:val="24"/>
          <w:szCs w:val="24"/>
        </w:rPr>
        <w:t xml:space="preserve"> the</w:t>
      </w:r>
      <w:r w:rsidR="00486A1A" w:rsidRPr="00494A4E">
        <w:rPr>
          <w:rFonts w:ascii="Times New Roman" w:hAnsi="Times New Roman" w:cs="Times New Roman"/>
          <w:sz w:val="24"/>
          <w:szCs w:val="24"/>
        </w:rPr>
        <w:t xml:space="preserve"> hydropower</w:t>
      </w:r>
      <w:r w:rsidR="00A958FC" w:rsidRPr="00494A4E">
        <w:rPr>
          <w:rFonts w:ascii="Times New Roman" w:hAnsi="Times New Roman" w:cs="Times New Roman"/>
          <w:sz w:val="24"/>
          <w:szCs w:val="24"/>
        </w:rPr>
        <w:t xml:space="preserve"> (Richter, 2014; Pegram et al., 2013; Hart, 2015).</w:t>
      </w:r>
      <w:r w:rsidR="00F86EFC" w:rsidRPr="00494A4E">
        <w:rPr>
          <w:rFonts w:ascii="Times New Roman" w:hAnsi="Times New Roman" w:cs="Times New Roman"/>
          <w:sz w:val="24"/>
          <w:szCs w:val="24"/>
        </w:rPr>
        <w:t xml:space="preserve"> </w:t>
      </w:r>
      <w:r w:rsidR="0055516F" w:rsidRPr="00494A4E">
        <w:rPr>
          <w:rFonts w:ascii="Times New Roman" w:hAnsi="Times New Roman" w:cs="Times New Roman"/>
          <w:sz w:val="24"/>
          <w:szCs w:val="24"/>
        </w:rPr>
        <w:t>Some</w:t>
      </w:r>
      <w:r w:rsidR="00EE3109" w:rsidRPr="00494A4E">
        <w:rPr>
          <w:rFonts w:ascii="Times New Roman" w:hAnsi="Times New Roman" w:cs="Times New Roman"/>
          <w:sz w:val="24"/>
          <w:szCs w:val="24"/>
        </w:rPr>
        <w:t xml:space="preserve"> studies also </w:t>
      </w:r>
      <w:r w:rsidR="00F86EFC" w:rsidRPr="00494A4E">
        <w:rPr>
          <w:rFonts w:ascii="Times New Roman" w:hAnsi="Times New Roman" w:cs="Times New Roman"/>
          <w:sz w:val="24"/>
          <w:szCs w:val="24"/>
        </w:rPr>
        <w:t>claim the precedence of rivers increasingly managed to support aquatic ecosystems and fisheries, in addition to traditional human water demands</w:t>
      </w:r>
      <w:r w:rsidR="000D6367" w:rsidRPr="00494A4E">
        <w:rPr>
          <w:rFonts w:ascii="Times New Roman" w:hAnsi="Times New Roman" w:cs="Times New Roman"/>
          <w:sz w:val="24"/>
          <w:szCs w:val="24"/>
        </w:rPr>
        <w:t xml:space="preserve"> (Null and Lund, 2012).</w:t>
      </w:r>
      <w:r w:rsidR="00EE3109" w:rsidRPr="00494A4E">
        <w:rPr>
          <w:rFonts w:ascii="Times New Roman" w:hAnsi="Times New Roman" w:cs="Times New Roman"/>
          <w:sz w:val="24"/>
          <w:szCs w:val="24"/>
        </w:rPr>
        <w:t xml:space="preserve"> Still,</w:t>
      </w:r>
      <w:r w:rsidR="0059272F" w:rsidRPr="00494A4E">
        <w:rPr>
          <w:rFonts w:ascii="Times New Roman" w:hAnsi="Times New Roman" w:cs="Times New Roman"/>
          <w:sz w:val="24"/>
          <w:szCs w:val="24"/>
        </w:rPr>
        <w:t xml:space="preserve"> for easy implementation, the </w:t>
      </w:r>
      <w:r w:rsidR="00D05296" w:rsidRPr="00494A4E">
        <w:rPr>
          <w:rFonts w:ascii="Times New Roman" w:hAnsi="Times New Roman" w:cs="Times New Roman"/>
          <w:sz w:val="24"/>
          <w:szCs w:val="24"/>
        </w:rPr>
        <w:t>concept of environmental flows need</w:t>
      </w:r>
      <w:r w:rsidR="0059272F" w:rsidRPr="00494A4E">
        <w:rPr>
          <w:rFonts w:ascii="Times New Roman" w:hAnsi="Times New Roman" w:cs="Times New Roman"/>
          <w:sz w:val="24"/>
          <w:szCs w:val="24"/>
        </w:rPr>
        <w:t>s</w:t>
      </w:r>
      <w:r w:rsidR="00D05296" w:rsidRPr="00494A4E">
        <w:rPr>
          <w:rFonts w:ascii="Times New Roman" w:hAnsi="Times New Roman" w:cs="Times New Roman"/>
          <w:sz w:val="24"/>
          <w:szCs w:val="24"/>
        </w:rPr>
        <w:t xml:space="preserve"> </w:t>
      </w:r>
      <w:r w:rsidR="0059272F" w:rsidRPr="00494A4E">
        <w:rPr>
          <w:rFonts w:ascii="Times New Roman" w:hAnsi="Times New Roman" w:cs="Times New Roman"/>
          <w:sz w:val="24"/>
          <w:szCs w:val="24"/>
        </w:rPr>
        <w:t xml:space="preserve">further </w:t>
      </w:r>
      <w:r w:rsidR="00D05296" w:rsidRPr="00494A4E">
        <w:rPr>
          <w:rFonts w:ascii="Times New Roman" w:hAnsi="Times New Roman" w:cs="Times New Roman"/>
          <w:sz w:val="24"/>
          <w:szCs w:val="24"/>
        </w:rPr>
        <w:t xml:space="preserve">elaboration </w:t>
      </w:r>
      <w:r w:rsidR="0059272F" w:rsidRPr="00494A4E">
        <w:rPr>
          <w:rFonts w:ascii="Times New Roman" w:hAnsi="Times New Roman" w:cs="Times New Roman"/>
          <w:sz w:val="24"/>
          <w:szCs w:val="24"/>
        </w:rPr>
        <w:t xml:space="preserve">regarding </w:t>
      </w:r>
      <w:r w:rsidR="00D05296" w:rsidRPr="00494A4E">
        <w:rPr>
          <w:rFonts w:ascii="Times New Roman" w:hAnsi="Times New Roman" w:cs="Times New Roman"/>
          <w:sz w:val="24"/>
          <w:szCs w:val="24"/>
        </w:rPr>
        <w:t xml:space="preserve">measurable ecological objectives and </w:t>
      </w:r>
      <w:r w:rsidR="0059272F" w:rsidRPr="00494A4E">
        <w:rPr>
          <w:rFonts w:ascii="Times New Roman" w:hAnsi="Times New Roman" w:cs="Times New Roman"/>
          <w:sz w:val="24"/>
          <w:szCs w:val="24"/>
        </w:rPr>
        <w:t>methods to achieve those objectives (Alafifi and Rosenberg, 2016).</w:t>
      </w:r>
    </w:p>
    <w:p w14:paraId="2AEAE2F9" w14:textId="51BC33AA" w:rsidR="005E3B2E" w:rsidRPr="00494A4E" w:rsidRDefault="00291A12" w:rsidP="00494A4E">
      <w:pPr>
        <w:ind w:firstLine="720"/>
        <w:jc w:val="both"/>
        <w:rPr>
          <w:rFonts w:ascii="Times New Roman" w:hAnsi="Times New Roman" w:cs="Times New Roman"/>
          <w:sz w:val="24"/>
          <w:szCs w:val="24"/>
        </w:rPr>
      </w:pPr>
      <w:r w:rsidRPr="00494A4E">
        <w:rPr>
          <w:rFonts w:ascii="Times New Roman" w:hAnsi="Times New Roman" w:cs="Times New Roman"/>
          <w:sz w:val="24"/>
          <w:szCs w:val="24"/>
        </w:rPr>
        <w:t>In the modeling world, the environmental flow operations are normally mimicked by simulation or opt</w:t>
      </w:r>
      <w:r w:rsidR="009F4A2B" w:rsidRPr="00494A4E">
        <w:rPr>
          <w:rFonts w:ascii="Times New Roman" w:hAnsi="Times New Roman" w:cs="Times New Roman"/>
          <w:sz w:val="24"/>
          <w:szCs w:val="24"/>
        </w:rPr>
        <w:t>imization methods</w:t>
      </w:r>
      <w:r w:rsidR="00050621" w:rsidRPr="00494A4E">
        <w:rPr>
          <w:rFonts w:ascii="Times New Roman" w:hAnsi="Times New Roman" w:cs="Times New Roman"/>
          <w:sz w:val="24"/>
          <w:szCs w:val="24"/>
        </w:rPr>
        <w:t xml:space="preserve"> (Adams et al., 2017)</w:t>
      </w:r>
      <w:r w:rsidR="009F4A2B" w:rsidRPr="00494A4E">
        <w:rPr>
          <w:rFonts w:ascii="Times New Roman" w:hAnsi="Times New Roman" w:cs="Times New Roman"/>
          <w:sz w:val="24"/>
          <w:szCs w:val="24"/>
        </w:rPr>
        <w:t>.</w:t>
      </w:r>
      <w:r w:rsidRPr="00494A4E">
        <w:rPr>
          <w:rFonts w:ascii="Times New Roman" w:hAnsi="Times New Roman" w:cs="Times New Roman"/>
          <w:sz w:val="24"/>
          <w:szCs w:val="24"/>
        </w:rPr>
        <w:t xml:space="preserve"> </w:t>
      </w:r>
      <w:r w:rsidR="00474688" w:rsidRPr="00494A4E">
        <w:rPr>
          <w:rFonts w:ascii="Times New Roman" w:hAnsi="Times New Roman" w:cs="Times New Roman"/>
          <w:sz w:val="24"/>
          <w:szCs w:val="24"/>
        </w:rPr>
        <w:t xml:space="preserve">For the reason, numerous studies have been </w:t>
      </w:r>
      <w:r w:rsidR="002241F8" w:rsidRPr="00494A4E">
        <w:rPr>
          <w:rFonts w:ascii="Times New Roman" w:hAnsi="Times New Roman" w:cs="Times New Roman"/>
          <w:sz w:val="24"/>
          <w:szCs w:val="24"/>
        </w:rPr>
        <w:t>carried out</w:t>
      </w:r>
      <w:r w:rsidR="00474688" w:rsidRPr="00494A4E">
        <w:rPr>
          <w:rFonts w:ascii="Times New Roman" w:hAnsi="Times New Roman" w:cs="Times New Roman"/>
          <w:sz w:val="24"/>
          <w:szCs w:val="24"/>
        </w:rPr>
        <w:t xml:space="preserve"> and num</w:t>
      </w:r>
      <w:r w:rsidR="002241F8" w:rsidRPr="00494A4E">
        <w:rPr>
          <w:rFonts w:ascii="Times New Roman" w:hAnsi="Times New Roman" w:cs="Times New Roman"/>
          <w:sz w:val="24"/>
          <w:szCs w:val="24"/>
        </w:rPr>
        <w:t>ber of</w:t>
      </w:r>
      <w:r w:rsidR="00474688" w:rsidRPr="00494A4E">
        <w:rPr>
          <w:rFonts w:ascii="Times New Roman" w:hAnsi="Times New Roman" w:cs="Times New Roman"/>
          <w:sz w:val="24"/>
          <w:szCs w:val="24"/>
        </w:rPr>
        <w:t xml:space="preserve"> methods have been developed to determine environmental flow</w:t>
      </w:r>
      <w:r w:rsidR="002241F8" w:rsidRPr="00494A4E">
        <w:rPr>
          <w:rFonts w:ascii="Times New Roman" w:hAnsi="Times New Roman" w:cs="Times New Roman"/>
          <w:sz w:val="24"/>
          <w:szCs w:val="24"/>
        </w:rPr>
        <w:t xml:space="preserve"> requirement</w:t>
      </w:r>
      <w:r w:rsidR="00B36E85" w:rsidRPr="00494A4E">
        <w:rPr>
          <w:rFonts w:ascii="Times New Roman" w:hAnsi="Times New Roman" w:cs="Times New Roman"/>
          <w:sz w:val="24"/>
          <w:szCs w:val="24"/>
        </w:rPr>
        <w:t>s</w:t>
      </w:r>
      <w:r w:rsidR="002241F8" w:rsidRPr="00494A4E">
        <w:rPr>
          <w:rFonts w:ascii="Times New Roman" w:hAnsi="Times New Roman" w:cs="Times New Roman"/>
          <w:sz w:val="24"/>
          <w:szCs w:val="24"/>
        </w:rPr>
        <w:t xml:space="preserve"> (Tharme, 2003; Arthington, 2012).</w:t>
      </w:r>
      <w:r w:rsidR="00B36E85" w:rsidRPr="00494A4E">
        <w:rPr>
          <w:rFonts w:ascii="Times New Roman" w:hAnsi="Times New Roman" w:cs="Times New Roman"/>
          <w:sz w:val="24"/>
          <w:szCs w:val="24"/>
        </w:rPr>
        <w:t xml:space="preserve"> </w:t>
      </w:r>
      <w:r w:rsidR="00743C82" w:rsidRPr="00494A4E">
        <w:rPr>
          <w:rFonts w:ascii="Times New Roman" w:hAnsi="Times New Roman" w:cs="Times New Roman"/>
          <w:sz w:val="24"/>
          <w:szCs w:val="24"/>
        </w:rPr>
        <w:t xml:space="preserve">On the contrary, translating that acquired ecological knowledge </w:t>
      </w:r>
      <w:r w:rsidR="002500F9" w:rsidRPr="00494A4E">
        <w:rPr>
          <w:rFonts w:ascii="Times New Roman" w:hAnsi="Times New Roman" w:cs="Times New Roman"/>
          <w:sz w:val="24"/>
          <w:szCs w:val="24"/>
        </w:rPr>
        <w:t>into</w:t>
      </w:r>
      <w:r w:rsidR="00743C82" w:rsidRPr="00494A4E">
        <w:rPr>
          <w:rFonts w:ascii="Times New Roman" w:hAnsi="Times New Roman" w:cs="Times New Roman"/>
          <w:sz w:val="24"/>
          <w:szCs w:val="24"/>
        </w:rPr>
        <w:t xml:space="preserve"> operational paradigms is yet another challenging task (Harman and Stewardson, 2005).</w:t>
      </w:r>
      <w:r w:rsidR="00E17087" w:rsidRPr="00494A4E">
        <w:rPr>
          <w:rFonts w:ascii="Times New Roman" w:hAnsi="Times New Roman" w:cs="Times New Roman"/>
          <w:sz w:val="24"/>
          <w:szCs w:val="24"/>
        </w:rPr>
        <w:t xml:space="preserve"> Hence, there is an urgency for water </w:t>
      </w:r>
      <w:r w:rsidR="00D426E8" w:rsidRPr="00494A4E">
        <w:rPr>
          <w:rFonts w:ascii="Times New Roman" w:hAnsi="Times New Roman" w:cs="Times New Roman"/>
          <w:sz w:val="24"/>
          <w:szCs w:val="24"/>
        </w:rPr>
        <w:t>managers</w:t>
      </w:r>
      <w:r w:rsidR="00E17087" w:rsidRPr="00494A4E">
        <w:rPr>
          <w:rFonts w:ascii="Times New Roman" w:hAnsi="Times New Roman" w:cs="Times New Roman"/>
          <w:sz w:val="24"/>
          <w:szCs w:val="24"/>
        </w:rPr>
        <w:t xml:space="preserve"> to find ways </w:t>
      </w:r>
      <w:r w:rsidR="00D75940" w:rsidRPr="00494A4E">
        <w:rPr>
          <w:rFonts w:ascii="Times New Roman" w:hAnsi="Times New Roman" w:cs="Times New Roman"/>
          <w:sz w:val="24"/>
          <w:szCs w:val="24"/>
        </w:rPr>
        <w:t xml:space="preserve">that </w:t>
      </w:r>
      <w:r w:rsidR="00E17087" w:rsidRPr="00494A4E">
        <w:rPr>
          <w:rFonts w:ascii="Times New Roman" w:hAnsi="Times New Roman" w:cs="Times New Roman"/>
          <w:sz w:val="24"/>
          <w:szCs w:val="24"/>
        </w:rPr>
        <w:t>can trade off and balance the competing environmental watering objectives (Acreman et al., 2014; Richter,</w:t>
      </w:r>
      <w:r w:rsidR="00025642" w:rsidRPr="00494A4E">
        <w:rPr>
          <w:rFonts w:ascii="Times New Roman" w:hAnsi="Times New Roman" w:cs="Times New Roman"/>
          <w:sz w:val="24"/>
          <w:szCs w:val="24"/>
        </w:rPr>
        <w:t xml:space="preserve"> </w:t>
      </w:r>
      <w:r w:rsidR="00E17087" w:rsidRPr="00494A4E">
        <w:rPr>
          <w:rFonts w:ascii="Times New Roman" w:hAnsi="Times New Roman" w:cs="Times New Roman"/>
          <w:sz w:val="24"/>
          <w:szCs w:val="24"/>
        </w:rPr>
        <w:t>2014; Poff et al., 2015).</w:t>
      </w:r>
    </w:p>
    <w:p w14:paraId="14872437" w14:textId="46B91C16" w:rsidR="00EC12DD" w:rsidRPr="00494A4E" w:rsidRDefault="004C5E2A" w:rsidP="00494A4E">
      <w:pPr>
        <w:ind w:firstLine="720"/>
        <w:jc w:val="both"/>
        <w:rPr>
          <w:rFonts w:ascii="Times New Roman" w:hAnsi="Times New Roman" w:cs="Times New Roman"/>
          <w:sz w:val="24"/>
          <w:szCs w:val="24"/>
        </w:rPr>
      </w:pPr>
      <w:del w:id="9" w:author="David Rosenberg" w:date="2020-01-05T20:12:00Z">
        <w:r w:rsidRPr="00494A4E" w:rsidDel="00D33526">
          <w:rPr>
            <w:rFonts w:ascii="Times New Roman" w:hAnsi="Times New Roman" w:cs="Times New Roman"/>
            <w:sz w:val="24"/>
            <w:szCs w:val="24"/>
          </w:rPr>
          <w:delText xml:space="preserve">For instance, </w:delText>
        </w:r>
        <w:r w:rsidR="004B0E0A" w:rsidRPr="00494A4E" w:rsidDel="00D33526">
          <w:rPr>
            <w:rFonts w:ascii="Times New Roman" w:hAnsi="Times New Roman" w:cs="Times New Roman"/>
            <w:sz w:val="24"/>
            <w:szCs w:val="24"/>
          </w:rPr>
          <w:delText xml:space="preserve">the case study of Grand Canyon, Arizona, USA. </w:delText>
        </w:r>
      </w:del>
      <w:commentRangeStart w:id="10"/>
      <w:commentRangeStart w:id="11"/>
      <w:r w:rsidR="004B0E0A" w:rsidRPr="00494A4E">
        <w:rPr>
          <w:rFonts w:ascii="Times New Roman" w:hAnsi="Times New Roman" w:cs="Times New Roman"/>
          <w:sz w:val="24"/>
          <w:szCs w:val="24"/>
        </w:rPr>
        <w:t>In tot</w:t>
      </w:r>
      <w:r w:rsidR="0010244C" w:rsidRPr="00494A4E">
        <w:rPr>
          <w:rFonts w:ascii="Times New Roman" w:hAnsi="Times New Roman" w:cs="Times New Roman"/>
          <w:sz w:val="24"/>
          <w:szCs w:val="24"/>
        </w:rPr>
        <w:t xml:space="preserve">al, </w:t>
      </w:r>
      <w:r w:rsidR="0076180E" w:rsidRPr="00494A4E">
        <w:rPr>
          <w:rFonts w:ascii="Times New Roman" w:hAnsi="Times New Roman" w:cs="Times New Roman"/>
          <w:sz w:val="24"/>
          <w:szCs w:val="24"/>
        </w:rPr>
        <w:t xml:space="preserve">the </w:t>
      </w:r>
      <w:r w:rsidR="0010244C" w:rsidRPr="00494A4E">
        <w:rPr>
          <w:rFonts w:ascii="Times New Roman" w:hAnsi="Times New Roman" w:cs="Times New Roman"/>
          <w:sz w:val="24"/>
          <w:szCs w:val="24"/>
        </w:rPr>
        <w:t>Grand Canyon is home to five different eco-systems (National park service, 2011-12)</w:t>
      </w:r>
      <w:commentRangeEnd w:id="10"/>
      <w:r w:rsidR="00D33526">
        <w:rPr>
          <w:rStyle w:val="CommentReference"/>
        </w:rPr>
        <w:commentReference w:id="10"/>
      </w:r>
      <w:commentRangeEnd w:id="11"/>
      <w:r w:rsidR="00D33526">
        <w:rPr>
          <w:rStyle w:val="CommentReference"/>
        </w:rPr>
        <w:commentReference w:id="11"/>
      </w:r>
      <w:r w:rsidR="005755ED" w:rsidRPr="00494A4E">
        <w:rPr>
          <w:rFonts w:ascii="Times New Roman" w:hAnsi="Times New Roman" w:cs="Times New Roman"/>
          <w:sz w:val="24"/>
          <w:szCs w:val="24"/>
        </w:rPr>
        <w:t xml:space="preserve">. </w:t>
      </w:r>
      <w:r w:rsidR="0012407F" w:rsidRPr="00494A4E">
        <w:rPr>
          <w:rFonts w:ascii="Times New Roman" w:hAnsi="Times New Roman" w:cs="Times New Roman"/>
          <w:sz w:val="24"/>
          <w:szCs w:val="24"/>
        </w:rPr>
        <w:t xml:space="preserve">However, the presented study will only focus </w:t>
      </w:r>
      <w:r w:rsidR="0076180E" w:rsidRPr="00494A4E">
        <w:rPr>
          <w:rFonts w:ascii="Times New Roman" w:hAnsi="Times New Roman" w:cs="Times New Roman"/>
          <w:sz w:val="24"/>
          <w:szCs w:val="24"/>
        </w:rPr>
        <w:t xml:space="preserve">on </w:t>
      </w:r>
      <w:r w:rsidR="00352783" w:rsidRPr="00494A4E">
        <w:rPr>
          <w:rFonts w:ascii="Times New Roman" w:hAnsi="Times New Roman" w:cs="Times New Roman"/>
          <w:sz w:val="24"/>
          <w:szCs w:val="24"/>
        </w:rPr>
        <w:t xml:space="preserve">the </w:t>
      </w:r>
      <w:r w:rsidR="0012407F" w:rsidRPr="00494A4E">
        <w:rPr>
          <w:rFonts w:ascii="Times New Roman" w:hAnsi="Times New Roman" w:cs="Times New Roman"/>
          <w:sz w:val="24"/>
          <w:szCs w:val="24"/>
        </w:rPr>
        <w:t xml:space="preserve">aquatic eco-system and related species. </w:t>
      </w:r>
      <w:r w:rsidR="00352783" w:rsidRPr="00494A4E">
        <w:rPr>
          <w:rFonts w:ascii="Times New Roman" w:hAnsi="Times New Roman" w:cs="Times New Roman"/>
          <w:sz w:val="24"/>
          <w:szCs w:val="24"/>
        </w:rPr>
        <w:t>A</w:t>
      </w:r>
      <w:r w:rsidR="0012407F" w:rsidRPr="00494A4E">
        <w:rPr>
          <w:rFonts w:ascii="Times New Roman" w:hAnsi="Times New Roman" w:cs="Times New Roman"/>
          <w:sz w:val="24"/>
          <w:szCs w:val="24"/>
        </w:rPr>
        <w:t xml:space="preserve">quatic eco-system in </w:t>
      </w:r>
      <w:r w:rsidR="0076180E" w:rsidRPr="00494A4E">
        <w:rPr>
          <w:rFonts w:ascii="Times New Roman" w:hAnsi="Times New Roman" w:cs="Times New Roman"/>
          <w:sz w:val="24"/>
          <w:szCs w:val="24"/>
        </w:rPr>
        <w:t>the Grand Canyon</w:t>
      </w:r>
      <w:r w:rsidR="0012407F" w:rsidRPr="00494A4E">
        <w:rPr>
          <w:rFonts w:ascii="Times New Roman" w:hAnsi="Times New Roman" w:cs="Times New Roman"/>
          <w:sz w:val="24"/>
          <w:szCs w:val="24"/>
        </w:rPr>
        <w:t xml:space="preserve"> i</w:t>
      </w:r>
      <w:r w:rsidR="0076180E" w:rsidRPr="00494A4E">
        <w:rPr>
          <w:rFonts w:ascii="Times New Roman" w:hAnsi="Times New Roman" w:cs="Times New Roman"/>
          <w:sz w:val="24"/>
          <w:szCs w:val="24"/>
        </w:rPr>
        <w:t>s</w:t>
      </w:r>
      <w:r w:rsidR="0012407F" w:rsidRPr="00494A4E">
        <w:rPr>
          <w:rFonts w:ascii="Times New Roman" w:hAnsi="Times New Roman" w:cs="Times New Roman"/>
          <w:sz w:val="24"/>
          <w:szCs w:val="24"/>
        </w:rPr>
        <w:t xml:space="preserve"> managed by</w:t>
      </w:r>
      <w:r w:rsidR="0076180E" w:rsidRPr="00494A4E">
        <w:rPr>
          <w:rFonts w:ascii="Times New Roman" w:hAnsi="Times New Roman" w:cs="Times New Roman"/>
          <w:sz w:val="24"/>
          <w:szCs w:val="24"/>
        </w:rPr>
        <w:t xml:space="preserve"> releases from</w:t>
      </w:r>
      <w:r w:rsidR="0012407F" w:rsidRPr="00494A4E">
        <w:rPr>
          <w:rFonts w:ascii="Times New Roman" w:hAnsi="Times New Roman" w:cs="Times New Roman"/>
          <w:sz w:val="24"/>
          <w:szCs w:val="24"/>
        </w:rPr>
        <w:t xml:space="preserve"> </w:t>
      </w:r>
      <w:r w:rsidR="0076180E" w:rsidRPr="00494A4E">
        <w:rPr>
          <w:rFonts w:ascii="Times New Roman" w:hAnsi="Times New Roman" w:cs="Times New Roman"/>
          <w:sz w:val="24"/>
          <w:szCs w:val="24"/>
        </w:rPr>
        <w:t xml:space="preserve">the </w:t>
      </w:r>
      <w:r w:rsidR="0012407F" w:rsidRPr="00494A4E">
        <w:rPr>
          <w:rFonts w:ascii="Times New Roman" w:hAnsi="Times New Roman" w:cs="Times New Roman"/>
          <w:sz w:val="24"/>
          <w:szCs w:val="24"/>
        </w:rPr>
        <w:t>Glen Canyon Dam</w:t>
      </w:r>
      <w:r w:rsidR="0076180E" w:rsidRPr="00494A4E">
        <w:rPr>
          <w:rFonts w:ascii="Times New Roman" w:hAnsi="Times New Roman" w:cs="Times New Roman"/>
          <w:sz w:val="24"/>
          <w:szCs w:val="24"/>
        </w:rPr>
        <w:t>- second highest concrete-arch dam in the United States with</w:t>
      </w:r>
      <w:r w:rsidR="00C7306B" w:rsidRPr="00494A4E">
        <w:rPr>
          <w:rFonts w:ascii="Times New Roman" w:hAnsi="Times New Roman" w:cs="Times New Roman"/>
          <w:sz w:val="24"/>
          <w:szCs w:val="24"/>
        </w:rPr>
        <w:t xml:space="preserve"> storage capacity of 26.2 million acre-ft</w:t>
      </w:r>
      <w:r w:rsidR="001537C0" w:rsidRPr="00494A4E">
        <w:rPr>
          <w:rFonts w:ascii="Times New Roman" w:hAnsi="Times New Roman" w:cs="Times New Roman"/>
          <w:sz w:val="24"/>
          <w:szCs w:val="24"/>
        </w:rPr>
        <w:t xml:space="preserve">. Besides, the Glen Canyon Powerplant is </w:t>
      </w:r>
      <w:r w:rsidR="006B7ADB" w:rsidRPr="00494A4E">
        <w:rPr>
          <w:rFonts w:ascii="Times New Roman" w:hAnsi="Times New Roman" w:cs="Times New Roman"/>
          <w:sz w:val="24"/>
          <w:szCs w:val="24"/>
        </w:rPr>
        <w:t>huge</w:t>
      </w:r>
      <w:r w:rsidR="001537C0" w:rsidRPr="00494A4E">
        <w:rPr>
          <w:rFonts w:ascii="Times New Roman" w:hAnsi="Times New Roman" w:cs="Times New Roman"/>
          <w:sz w:val="24"/>
          <w:szCs w:val="24"/>
        </w:rPr>
        <w:t xml:space="preserve"> source of hydropower generation with</w:t>
      </w:r>
      <w:r w:rsidR="003715F1" w:rsidRPr="00494A4E">
        <w:rPr>
          <w:rFonts w:ascii="Times New Roman" w:hAnsi="Times New Roman" w:cs="Times New Roman"/>
          <w:sz w:val="24"/>
          <w:szCs w:val="24"/>
        </w:rPr>
        <w:t xml:space="preserve"> an</w:t>
      </w:r>
      <w:r w:rsidR="001537C0" w:rsidRPr="00494A4E">
        <w:rPr>
          <w:rFonts w:ascii="Times New Roman" w:hAnsi="Times New Roman" w:cs="Times New Roman"/>
          <w:sz w:val="24"/>
          <w:szCs w:val="24"/>
        </w:rPr>
        <w:t xml:space="preserve"> </w:t>
      </w:r>
      <w:r w:rsidR="003715F1" w:rsidRPr="00494A4E">
        <w:rPr>
          <w:rFonts w:ascii="Times New Roman" w:hAnsi="Times New Roman" w:cs="Times New Roman"/>
          <w:sz w:val="24"/>
          <w:szCs w:val="24"/>
        </w:rPr>
        <w:t xml:space="preserve">annual total of five billion kilowatt-hours. </w:t>
      </w:r>
      <w:commentRangeStart w:id="12"/>
      <w:r w:rsidR="003715F1" w:rsidRPr="00494A4E">
        <w:rPr>
          <w:rFonts w:ascii="Times New Roman" w:hAnsi="Times New Roman" w:cs="Times New Roman"/>
          <w:sz w:val="24"/>
          <w:szCs w:val="24"/>
        </w:rPr>
        <w:t>Which is distributed by the Western Area Power Administration</w:t>
      </w:r>
      <w:r w:rsidR="004251D6" w:rsidRPr="00494A4E">
        <w:rPr>
          <w:rFonts w:ascii="Times New Roman" w:hAnsi="Times New Roman" w:cs="Times New Roman"/>
          <w:sz w:val="24"/>
          <w:szCs w:val="24"/>
        </w:rPr>
        <w:t xml:space="preserve"> (WAPA)</w:t>
      </w:r>
      <w:r w:rsidR="003715F1" w:rsidRPr="00494A4E">
        <w:rPr>
          <w:rFonts w:ascii="Times New Roman" w:hAnsi="Times New Roman" w:cs="Times New Roman"/>
          <w:sz w:val="24"/>
          <w:szCs w:val="24"/>
        </w:rPr>
        <w:t xml:space="preserve"> to Wyoming, Utah, Colorado, New Mexico, Arizona, Nevada, and Nebraska </w:t>
      </w:r>
      <w:r w:rsidR="001537C0" w:rsidRPr="00494A4E">
        <w:rPr>
          <w:rFonts w:ascii="Times New Roman" w:hAnsi="Times New Roman" w:cs="Times New Roman"/>
          <w:sz w:val="24"/>
          <w:szCs w:val="24"/>
        </w:rPr>
        <w:t>(USBR, 2019).</w:t>
      </w:r>
      <w:r w:rsidR="00352783" w:rsidRPr="00494A4E">
        <w:rPr>
          <w:rFonts w:ascii="Times New Roman" w:hAnsi="Times New Roman" w:cs="Times New Roman"/>
          <w:sz w:val="24"/>
          <w:szCs w:val="24"/>
        </w:rPr>
        <w:t xml:space="preserve"> </w:t>
      </w:r>
      <w:commentRangeEnd w:id="12"/>
      <w:r w:rsidR="00D33526">
        <w:rPr>
          <w:rStyle w:val="CommentReference"/>
        </w:rPr>
        <w:commentReference w:id="12"/>
      </w:r>
    </w:p>
    <w:p w14:paraId="47B52B96" w14:textId="7DA7B549" w:rsidR="00337820" w:rsidRPr="00494A4E" w:rsidRDefault="00EC12DD" w:rsidP="00494A4E">
      <w:pPr>
        <w:ind w:firstLine="720"/>
        <w:jc w:val="both"/>
        <w:rPr>
          <w:rFonts w:ascii="Times New Roman" w:hAnsi="Times New Roman" w:cs="Times New Roman"/>
          <w:sz w:val="24"/>
          <w:szCs w:val="24"/>
        </w:rPr>
      </w:pPr>
      <w:r w:rsidRPr="00494A4E">
        <w:rPr>
          <w:rFonts w:ascii="Times New Roman" w:hAnsi="Times New Roman" w:cs="Times New Roman"/>
          <w:sz w:val="24"/>
          <w:szCs w:val="24"/>
        </w:rPr>
        <w:t>One of the upshots from hydropower dams, to meet daily energy demand variation, is hourly timescale fluctuation in release amount known as load following or hydropeaking (</w:t>
      </w:r>
      <w:r w:rsidR="0040698A" w:rsidRPr="00494A4E">
        <w:rPr>
          <w:rFonts w:ascii="Times New Roman" w:hAnsi="Times New Roman" w:cs="Times New Roman"/>
          <w:sz w:val="24"/>
          <w:szCs w:val="24"/>
        </w:rPr>
        <w:t>Kennedy et al., 2016</w:t>
      </w:r>
      <w:r w:rsidRPr="00494A4E">
        <w:rPr>
          <w:rFonts w:ascii="Times New Roman" w:hAnsi="Times New Roman" w:cs="Times New Roman"/>
          <w:sz w:val="24"/>
          <w:szCs w:val="24"/>
        </w:rPr>
        <w:t>).</w:t>
      </w:r>
      <w:r w:rsidR="0040698A" w:rsidRPr="00494A4E">
        <w:rPr>
          <w:rFonts w:ascii="Times New Roman" w:hAnsi="Times New Roman" w:cs="Times New Roman"/>
          <w:sz w:val="24"/>
          <w:szCs w:val="24"/>
        </w:rPr>
        <w:t xml:space="preserve"> Under hydropeaking</w:t>
      </w:r>
      <w:r w:rsidR="00DA6511" w:rsidRPr="00494A4E">
        <w:rPr>
          <w:rFonts w:ascii="Times New Roman" w:hAnsi="Times New Roman" w:cs="Times New Roman"/>
          <w:sz w:val="24"/>
          <w:szCs w:val="24"/>
        </w:rPr>
        <w:t>,</w:t>
      </w:r>
      <w:r w:rsidR="0040698A" w:rsidRPr="00494A4E">
        <w:rPr>
          <w:rFonts w:ascii="Times New Roman" w:hAnsi="Times New Roman" w:cs="Times New Roman"/>
          <w:sz w:val="24"/>
          <w:szCs w:val="24"/>
        </w:rPr>
        <w:t xml:space="preserve"> the river flows are increased during the </w:t>
      </w:r>
      <w:r w:rsidR="00B24518" w:rsidRPr="00494A4E">
        <w:rPr>
          <w:rFonts w:ascii="Times New Roman" w:hAnsi="Times New Roman" w:cs="Times New Roman"/>
          <w:sz w:val="24"/>
          <w:szCs w:val="24"/>
        </w:rPr>
        <w:t>daytime</w:t>
      </w:r>
      <w:r w:rsidR="0040698A" w:rsidRPr="00494A4E">
        <w:rPr>
          <w:rFonts w:ascii="Times New Roman" w:hAnsi="Times New Roman" w:cs="Times New Roman"/>
          <w:sz w:val="24"/>
          <w:szCs w:val="24"/>
        </w:rPr>
        <w:t xml:space="preserve"> and decreased at night</w:t>
      </w:r>
      <w:r w:rsidR="00883C7E" w:rsidRPr="00494A4E">
        <w:rPr>
          <w:rFonts w:ascii="Times New Roman" w:hAnsi="Times New Roman" w:cs="Times New Roman"/>
          <w:sz w:val="24"/>
          <w:szCs w:val="24"/>
        </w:rPr>
        <w:t>;</w:t>
      </w:r>
      <w:r w:rsidR="0040698A" w:rsidRPr="00494A4E">
        <w:rPr>
          <w:rFonts w:ascii="Times New Roman" w:hAnsi="Times New Roman" w:cs="Times New Roman"/>
          <w:sz w:val="24"/>
          <w:szCs w:val="24"/>
        </w:rPr>
        <w:t xml:space="preserve"> chasing the energy demand (</w:t>
      </w:r>
      <w:r w:rsidR="00B24518" w:rsidRPr="00494A4E">
        <w:rPr>
          <w:rFonts w:ascii="Times New Roman" w:hAnsi="Times New Roman" w:cs="Times New Roman"/>
          <w:sz w:val="24"/>
          <w:szCs w:val="24"/>
        </w:rPr>
        <w:t>Førsund</w:t>
      </w:r>
      <w:r w:rsidR="00F55017" w:rsidRPr="00494A4E">
        <w:rPr>
          <w:rFonts w:ascii="Times New Roman" w:hAnsi="Times New Roman" w:cs="Times New Roman"/>
          <w:sz w:val="24"/>
          <w:szCs w:val="24"/>
        </w:rPr>
        <w:t>,</w:t>
      </w:r>
      <w:r w:rsidR="00B24518" w:rsidRPr="00494A4E">
        <w:rPr>
          <w:rFonts w:ascii="Times New Roman" w:hAnsi="Times New Roman" w:cs="Times New Roman"/>
          <w:sz w:val="24"/>
          <w:szCs w:val="24"/>
        </w:rPr>
        <w:t xml:space="preserve"> 2015).</w:t>
      </w:r>
      <w:r w:rsidR="00A059FF" w:rsidRPr="00494A4E">
        <w:rPr>
          <w:rFonts w:ascii="Times New Roman" w:hAnsi="Times New Roman" w:cs="Times New Roman"/>
          <w:sz w:val="24"/>
          <w:szCs w:val="24"/>
        </w:rPr>
        <w:t xml:space="preserve"> In some cases, the required variation in flow can be substantial, and the release value varies by factor of 10 or more within a day (Moog, 1993, Topping et al., 2003).</w:t>
      </w:r>
      <w:r w:rsidR="00DA6511" w:rsidRPr="00494A4E">
        <w:rPr>
          <w:rFonts w:ascii="Times New Roman" w:hAnsi="Times New Roman" w:cs="Times New Roman"/>
          <w:sz w:val="24"/>
          <w:szCs w:val="24"/>
        </w:rPr>
        <w:t xml:space="preserve"> </w:t>
      </w:r>
      <w:del w:id="13" w:author="David Rosenberg" w:date="2020-01-05T20:15:00Z">
        <w:r w:rsidR="00DA6511" w:rsidRPr="00494A4E" w:rsidDel="00B1291D">
          <w:rPr>
            <w:rFonts w:ascii="Times New Roman" w:hAnsi="Times New Roman" w:cs="Times New Roman"/>
            <w:sz w:val="24"/>
            <w:szCs w:val="24"/>
          </w:rPr>
          <w:delText>T</w:delText>
        </w:r>
        <w:r w:rsidR="00337820" w:rsidRPr="00494A4E" w:rsidDel="00B1291D">
          <w:rPr>
            <w:rFonts w:ascii="Times New Roman" w:hAnsi="Times New Roman" w:cs="Times New Roman"/>
            <w:sz w:val="24"/>
            <w:szCs w:val="24"/>
          </w:rPr>
          <w:delText>he</w:delText>
        </w:r>
        <w:r w:rsidR="00505A12" w:rsidRPr="00494A4E" w:rsidDel="00B1291D">
          <w:rPr>
            <w:rFonts w:ascii="Times New Roman" w:hAnsi="Times New Roman" w:cs="Times New Roman"/>
            <w:sz w:val="24"/>
            <w:szCs w:val="24"/>
          </w:rPr>
          <w:delText xml:space="preserve"> </w:delText>
        </w:r>
        <w:r w:rsidR="00DA6511" w:rsidRPr="00494A4E" w:rsidDel="00B1291D">
          <w:rPr>
            <w:rFonts w:ascii="Times New Roman" w:hAnsi="Times New Roman" w:cs="Times New Roman"/>
            <w:sz w:val="24"/>
            <w:szCs w:val="24"/>
          </w:rPr>
          <w:delText>instability in release amount impose additional</w:delText>
        </w:r>
      </w:del>
      <w:ins w:id="14" w:author="David Rosenberg" w:date="2020-01-05T20:15:00Z">
        <w:r w:rsidR="00B1291D">
          <w:rPr>
            <w:rFonts w:ascii="Times New Roman" w:hAnsi="Times New Roman" w:cs="Times New Roman"/>
            <w:sz w:val="24"/>
            <w:szCs w:val="24"/>
          </w:rPr>
          <w:t>These changing releases</w:t>
        </w:r>
      </w:ins>
      <w:r w:rsidR="00DA6511" w:rsidRPr="00494A4E">
        <w:rPr>
          <w:rFonts w:ascii="Times New Roman" w:hAnsi="Times New Roman" w:cs="Times New Roman"/>
          <w:sz w:val="24"/>
          <w:szCs w:val="24"/>
        </w:rPr>
        <w:t xml:space="preserve"> stress</w:t>
      </w:r>
      <w:del w:id="15" w:author="David Rosenberg" w:date="2020-01-05T20:15:00Z">
        <w:r w:rsidR="00DA6511" w:rsidRPr="00494A4E" w:rsidDel="00B1291D">
          <w:rPr>
            <w:rFonts w:ascii="Times New Roman" w:hAnsi="Times New Roman" w:cs="Times New Roman"/>
            <w:sz w:val="24"/>
            <w:szCs w:val="24"/>
          </w:rPr>
          <w:delText>es on</w:delText>
        </w:r>
      </w:del>
      <w:r w:rsidR="00DA6511" w:rsidRPr="00494A4E">
        <w:rPr>
          <w:rFonts w:ascii="Times New Roman" w:hAnsi="Times New Roman" w:cs="Times New Roman"/>
          <w:sz w:val="24"/>
          <w:szCs w:val="24"/>
        </w:rPr>
        <w:t xml:space="preserve"> rivers, </w:t>
      </w:r>
      <w:commentRangeStart w:id="16"/>
      <w:r w:rsidR="00DA6511" w:rsidRPr="00494A4E">
        <w:rPr>
          <w:rFonts w:ascii="Times New Roman" w:hAnsi="Times New Roman" w:cs="Times New Roman"/>
          <w:sz w:val="24"/>
          <w:szCs w:val="24"/>
        </w:rPr>
        <w:t xml:space="preserve">including water temperature, </w:t>
      </w:r>
      <w:commentRangeEnd w:id="16"/>
      <w:r w:rsidR="00B1291D">
        <w:rPr>
          <w:rStyle w:val="CommentReference"/>
        </w:rPr>
        <w:commentReference w:id="16"/>
      </w:r>
      <w:r w:rsidR="00883C7E" w:rsidRPr="00494A4E">
        <w:rPr>
          <w:rFonts w:ascii="Times New Roman" w:hAnsi="Times New Roman" w:cs="Times New Roman"/>
          <w:sz w:val="24"/>
          <w:szCs w:val="24"/>
        </w:rPr>
        <w:t xml:space="preserve">flow </w:t>
      </w:r>
      <w:r w:rsidR="00DA6511" w:rsidRPr="00494A4E">
        <w:rPr>
          <w:rFonts w:ascii="Times New Roman" w:hAnsi="Times New Roman" w:cs="Times New Roman"/>
          <w:sz w:val="24"/>
          <w:szCs w:val="24"/>
        </w:rPr>
        <w:t>velocity, sediment transport, and water depth</w:t>
      </w:r>
      <w:r w:rsidR="002173B1" w:rsidRPr="00494A4E">
        <w:rPr>
          <w:rFonts w:ascii="Times New Roman" w:hAnsi="Times New Roman" w:cs="Times New Roman"/>
          <w:sz w:val="24"/>
          <w:szCs w:val="24"/>
        </w:rPr>
        <w:t xml:space="preserve"> (Poff et al. 2007, Schmidt and Wilcock 2008, Olden and Naiman 2010)</w:t>
      </w:r>
      <w:r w:rsidR="00505A12" w:rsidRPr="00494A4E">
        <w:rPr>
          <w:rFonts w:ascii="Times New Roman" w:hAnsi="Times New Roman" w:cs="Times New Roman"/>
          <w:sz w:val="24"/>
          <w:szCs w:val="24"/>
        </w:rPr>
        <w:t xml:space="preserve">. </w:t>
      </w:r>
      <w:r w:rsidR="00E1420F" w:rsidRPr="00494A4E">
        <w:rPr>
          <w:rFonts w:ascii="Times New Roman" w:hAnsi="Times New Roman" w:cs="Times New Roman"/>
          <w:sz w:val="24"/>
          <w:szCs w:val="24"/>
        </w:rPr>
        <w:t>The</w:t>
      </w:r>
      <w:r w:rsidR="00337820" w:rsidRPr="00494A4E">
        <w:rPr>
          <w:rFonts w:ascii="Times New Roman" w:hAnsi="Times New Roman" w:cs="Times New Roman"/>
          <w:sz w:val="24"/>
          <w:szCs w:val="24"/>
        </w:rPr>
        <w:t>se</w:t>
      </w:r>
      <w:r w:rsidR="00E1420F" w:rsidRPr="00494A4E">
        <w:rPr>
          <w:rFonts w:ascii="Times New Roman" w:hAnsi="Times New Roman" w:cs="Times New Roman"/>
          <w:sz w:val="24"/>
          <w:szCs w:val="24"/>
        </w:rPr>
        <w:t xml:space="preserve"> stressors adversely </w:t>
      </w:r>
      <w:r w:rsidR="000B302E" w:rsidRPr="00494A4E">
        <w:rPr>
          <w:rFonts w:ascii="Times New Roman" w:hAnsi="Times New Roman" w:cs="Times New Roman"/>
          <w:sz w:val="24"/>
          <w:szCs w:val="24"/>
        </w:rPr>
        <w:t>affect</w:t>
      </w:r>
      <w:r w:rsidR="00E1420F" w:rsidRPr="00494A4E">
        <w:rPr>
          <w:rFonts w:ascii="Times New Roman" w:hAnsi="Times New Roman" w:cs="Times New Roman"/>
          <w:sz w:val="24"/>
          <w:szCs w:val="24"/>
        </w:rPr>
        <w:t xml:space="preserve"> the aquatic</w:t>
      </w:r>
      <w:r w:rsidR="000B302E" w:rsidRPr="00494A4E">
        <w:rPr>
          <w:rFonts w:ascii="Times New Roman" w:hAnsi="Times New Roman" w:cs="Times New Roman"/>
          <w:sz w:val="24"/>
          <w:szCs w:val="24"/>
        </w:rPr>
        <w:t xml:space="preserve"> life, and often extirpate organisms that rely on nearshore environments during one or more stages of life cycle (Kennedy et al., 2016).</w:t>
      </w:r>
      <w:r w:rsidR="00337820" w:rsidRPr="00494A4E">
        <w:rPr>
          <w:rFonts w:ascii="Times New Roman" w:hAnsi="Times New Roman" w:cs="Times New Roman"/>
          <w:sz w:val="24"/>
          <w:szCs w:val="24"/>
        </w:rPr>
        <w:t xml:space="preserve"> </w:t>
      </w:r>
    </w:p>
    <w:p w14:paraId="6A0A1132" w14:textId="6E8BBFFF" w:rsidR="003E519C" w:rsidRPr="00494A4E" w:rsidRDefault="00337820" w:rsidP="00494A4E">
      <w:pPr>
        <w:ind w:firstLine="720"/>
        <w:jc w:val="both"/>
        <w:rPr>
          <w:rFonts w:ascii="Times New Roman" w:hAnsi="Times New Roman" w:cs="Times New Roman"/>
          <w:sz w:val="24"/>
          <w:szCs w:val="24"/>
        </w:rPr>
      </w:pPr>
      <w:r w:rsidRPr="00494A4E">
        <w:rPr>
          <w:rFonts w:ascii="Times New Roman" w:hAnsi="Times New Roman" w:cs="Times New Roman"/>
          <w:sz w:val="24"/>
          <w:szCs w:val="24"/>
        </w:rPr>
        <w:t xml:space="preserve">For example, aquatic insects (bugs) are amongst worst affectees </w:t>
      </w:r>
      <w:r w:rsidR="00606429" w:rsidRPr="00494A4E">
        <w:rPr>
          <w:rFonts w:ascii="Times New Roman" w:hAnsi="Times New Roman" w:cs="Times New Roman"/>
          <w:sz w:val="24"/>
          <w:szCs w:val="24"/>
        </w:rPr>
        <w:t xml:space="preserve">of </w:t>
      </w:r>
      <w:r w:rsidRPr="00494A4E">
        <w:rPr>
          <w:rFonts w:ascii="Times New Roman" w:hAnsi="Times New Roman" w:cs="Times New Roman"/>
          <w:sz w:val="24"/>
          <w:szCs w:val="24"/>
        </w:rPr>
        <w:t>hydropeaking</w:t>
      </w:r>
      <w:r w:rsidR="00AD3DA4" w:rsidRPr="00494A4E">
        <w:rPr>
          <w:rFonts w:ascii="Times New Roman" w:hAnsi="Times New Roman" w:cs="Times New Roman"/>
          <w:sz w:val="24"/>
          <w:szCs w:val="24"/>
        </w:rPr>
        <w:t xml:space="preserve"> phenomenon</w:t>
      </w:r>
      <w:r w:rsidRPr="00494A4E">
        <w:rPr>
          <w:rFonts w:ascii="Times New Roman" w:hAnsi="Times New Roman" w:cs="Times New Roman"/>
          <w:sz w:val="24"/>
          <w:szCs w:val="24"/>
        </w:rPr>
        <w:t>.</w:t>
      </w:r>
      <w:r w:rsidR="003E519C" w:rsidRPr="00494A4E">
        <w:rPr>
          <w:rFonts w:ascii="Times New Roman" w:hAnsi="Times New Roman" w:cs="Times New Roman"/>
          <w:sz w:val="24"/>
          <w:szCs w:val="24"/>
        </w:rPr>
        <w:t xml:space="preserve"> </w:t>
      </w:r>
      <w:r w:rsidR="009A4C79" w:rsidRPr="00494A4E">
        <w:rPr>
          <w:rFonts w:ascii="Times New Roman" w:hAnsi="Times New Roman" w:cs="Times New Roman"/>
          <w:sz w:val="24"/>
          <w:szCs w:val="24"/>
        </w:rPr>
        <w:t>Bugs lay the</w:t>
      </w:r>
      <w:r w:rsidR="005F1BC8" w:rsidRPr="00494A4E">
        <w:rPr>
          <w:rFonts w:ascii="Times New Roman" w:hAnsi="Times New Roman" w:cs="Times New Roman"/>
          <w:sz w:val="24"/>
          <w:szCs w:val="24"/>
        </w:rPr>
        <w:t>ir eggs at dusk time</w:t>
      </w:r>
      <w:r w:rsidR="00590C15" w:rsidRPr="00494A4E">
        <w:rPr>
          <w:rFonts w:ascii="Times New Roman" w:hAnsi="Times New Roman" w:cs="Times New Roman"/>
          <w:sz w:val="24"/>
          <w:szCs w:val="24"/>
        </w:rPr>
        <w:t xml:space="preserve">, when the water level is fairly high, </w:t>
      </w:r>
      <w:del w:id="17" w:author="David Rosenberg" w:date="2020-01-05T20:16:00Z">
        <w:r w:rsidR="005F1BC8" w:rsidRPr="00494A4E" w:rsidDel="00B1291D">
          <w:rPr>
            <w:rFonts w:ascii="Times New Roman" w:hAnsi="Times New Roman" w:cs="Times New Roman"/>
            <w:sz w:val="24"/>
            <w:szCs w:val="24"/>
          </w:rPr>
          <w:delText xml:space="preserve">around </w:delText>
        </w:r>
      </w:del>
      <w:ins w:id="18" w:author="David Rosenberg" w:date="2020-01-05T20:16:00Z">
        <w:r w:rsidR="00B1291D">
          <w:rPr>
            <w:rFonts w:ascii="Times New Roman" w:hAnsi="Times New Roman" w:cs="Times New Roman"/>
            <w:sz w:val="24"/>
            <w:szCs w:val="24"/>
          </w:rPr>
          <w:t>on</w:t>
        </w:r>
        <w:r w:rsidR="00B1291D" w:rsidRPr="00494A4E">
          <w:rPr>
            <w:rFonts w:ascii="Times New Roman" w:hAnsi="Times New Roman" w:cs="Times New Roman"/>
            <w:sz w:val="24"/>
            <w:szCs w:val="24"/>
          </w:rPr>
          <w:t xml:space="preserve"> </w:t>
        </w:r>
      </w:ins>
      <w:r w:rsidR="00590C15" w:rsidRPr="00494A4E">
        <w:rPr>
          <w:rFonts w:ascii="Times New Roman" w:hAnsi="Times New Roman" w:cs="Times New Roman"/>
          <w:sz w:val="24"/>
          <w:szCs w:val="24"/>
        </w:rPr>
        <w:t xml:space="preserve">the </w:t>
      </w:r>
      <w:r w:rsidR="005F1BC8" w:rsidRPr="00494A4E">
        <w:rPr>
          <w:rFonts w:ascii="Times New Roman" w:hAnsi="Times New Roman" w:cs="Times New Roman"/>
          <w:sz w:val="24"/>
          <w:szCs w:val="24"/>
        </w:rPr>
        <w:lastRenderedPageBreak/>
        <w:t>river edges</w:t>
      </w:r>
      <w:r w:rsidR="00590C15" w:rsidRPr="00494A4E">
        <w:rPr>
          <w:rFonts w:ascii="Times New Roman" w:hAnsi="Times New Roman" w:cs="Times New Roman"/>
          <w:sz w:val="24"/>
          <w:szCs w:val="24"/>
        </w:rPr>
        <w:t xml:space="preserve">. </w:t>
      </w:r>
      <w:del w:id="19" w:author="David Rosenberg" w:date="2020-01-05T20:16:00Z">
        <w:r w:rsidR="00590C15" w:rsidRPr="00494A4E" w:rsidDel="00B1291D">
          <w:rPr>
            <w:rFonts w:ascii="Times New Roman" w:hAnsi="Times New Roman" w:cs="Times New Roman"/>
            <w:sz w:val="24"/>
            <w:szCs w:val="24"/>
          </w:rPr>
          <w:delText xml:space="preserve">While at </w:delText>
        </w:r>
        <w:r w:rsidR="005F1BC8" w:rsidRPr="00494A4E" w:rsidDel="00B1291D">
          <w:rPr>
            <w:rFonts w:ascii="Times New Roman" w:hAnsi="Times New Roman" w:cs="Times New Roman"/>
            <w:sz w:val="24"/>
            <w:szCs w:val="24"/>
          </w:rPr>
          <w:delText>the</w:delText>
        </w:r>
      </w:del>
      <w:ins w:id="20" w:author="David Rosenberg" w:date="2020-01-05T20:16:00Z">
        <w:r w:rsidR="00B1291D">
          <w:rPr>
            <w:rFonts w:ascii="Times New Roman" w:hAnsi="Times New Roman" w:cs="Times New Roman"/>
            <w:sz w:val="24"/>
            <w:szCs w:val="24"/>
          </w:rPr>
          <w:t>During</w:t>
        </w:r>
      </w:ins>
      <w:r w:rsidR="005F1BC8" w:rsidRPr="00494A4E">
        <w:rPr>
          <w:rFonts w:ascii="Times New Roman" w:hAnsi="Times New Roman" w:cs="Times New Roman"/>
          <w:sz w:val="24"/>
          <w:szCs w:val="24"/>
        </w:rPr>
        <w:t xml:space="preserve"> nighttime</w:t>
      </w:r>
      <w:r w:rsidR="00590C15" w:rsidRPr="00494A4E">
        <w:rPr>
          <w:rFonts w:ascii="Times New Roman" w:hAnsi="Times New Roman" w:cs="Times New Roman"/>
          <w:sz w:val="24"/>
          <w:szCs w:val="24"/>
        </w:rPr>
        <w:t xml:space="preserve">, </w:t>
      </w:r>
      <w:r w:rsidR="005F1BC8" w:rsidRPr="00494A4E">
        <w:rPr>
          <w:rFonts w:ascii="Times New Roman" w:hAnsi="Times New Roman" w:cs="Times New Roman"/>
          <w:sz w:val="24"/>
          <w:szCs w:val="24"/>
        </w:rPr>
        <w:t>due to hydropeaking</w:t>
      </w:r>
      <w:r w:rsidR="00590C15" w:rsidRPr="00494A4E">
        <w:rPr>
          <w:rFonts w:ascii="Times New Roman" w:hAnsi="Times New Roman" w:cs="Times New Roman"/>
          <w:sz w:val="24"/>
          <w:szCs w:val="24"/>
        </w:rPr>
        <w:t>,</w:t>
      </w:r>
      <w:r w:rsidR="005F1BC8" w:rsidRPr="00494A4E">
        <w:rPr>
          <w:rFonts w:ascii="Times New Roman" w:hAnsi="Times New Roman" w:cs="Times New Roman"/>
          <w:sz w:val="24"/>
          <w:szCs w:val="24"/>
        </w:rPr>
        <w:t xml:space="preserve"> the water level </w:t>
      </w:r>
      <w:r w:rsidR="00590C15" w:rsidRPr="00494A4E">
        <w:rPr>
          <w:rFonts w:ascii="Times New Roman" w:hAnsi="Times New Roman" w:cs="Times New Roman"/>
          <w:sz w:val="24"/>
          <w:szCs w:val="24"/>
        </w:rPr>
        <w:t>drops,</w:t>
      </w:r>
      <w:r w:rsidR="005F1BC8" w:rsidRPr="00494A4E">
        <w:rPr>
          <w:rFonts w:ascii="Times New Roman" w:hAnsi="Times New Roman" w:cs="Times New Roman"/>
          <w:sz w:val="24"/>
          <w:szCs w:val="24"/>
        </w:rPr>
        <w:t xml:space="preserve"> </w:t>
      </w:r>
      <w:del w:id="21" w:author="David Rosenberg" w:date="2020-01-05T20:16:00Z">
        <w:r w:rsidR="005F1BC8" w:rsidRPr="00494A4E" w:rsidDel="00B1291D">
          <w:rPr>
            <w:rFonts w:ascii="Times New Roman" w:hAnsi="Times New Roman" w:cs="Times New Roman"/>
            <w:sz w:val="24"/>
            <w:szCs w:val="24"/>
          </w:rPr>
          <w:delText xml:space="preserve">and </w:delText>
        </w:r>
      </w:del>
      <w:r w:rsidR="005F1BC8" w:rsidRPr="00494A4E">
        <w:rPr>
          <w:rFonts w:ascii="Times New Roman" w:hAnsi="Times New Roman" w:cs="Times New Roman"/>
          <w:sz w:val="24"/>
          <w:szCs w:val="24"/>
        </w:rPr>
        <w:t xml:space="preserve">the river width </w:t>
      </w:r>
      <w:r w:rsidR="00590C15" w:rsidRPr="00494A4E">
        <w:rPr>
          <w:rFonts w:ascii="Times New Roman" w:hAnsi="Times New Roman" w:cs="Times New Roman"/>
          <w:sz w:val="24"/>
          <w:szCs w:val="24"/>
        </w:rPr>
        <w:t>shrinks</w:t>
      </w:r>
      <w:ins w:id="22" w:author="David Rosenberg" w:date="2020-01-05T20:16:00Z">
        <w:r w:rsidR="00B1291D">
          <w:rPr>
            <w:rFonts w:ascii="Times New Roman" w:hAnsi="Times New Roman" w:cs="Times New Roman"/>
            <w:sz w:val="24"/>
            <w:szCs w:val="24"/>
          </w:rPr>
          <w:t xml:space="preserve"> </w:t>
        </w:r>
      </w:ins>
      <w:ins w:id="23" w:author="David Rosenberg" w:date="2020-01-05T20:17:00Z">
        <w:r w:rsidR="00B1291D">
          <w:rPr>
            <w:rFonts w:ascii="Times New Roman" w:hAnsi="Times New Roman" w:cs="Times New Roman"/>
            <w:sz w:val="24"/>
            <w:szCs w:val="24"/>
          </w:rPr>
          <w:t>and</w:t>
        </w:r>
      </w:ins>
      <w:r w:rsidR="00590C15" w:rsidRPr="00494A4E">
        <w:rPr>
          <w:rFonts w:ascii="Times New Roman" w:hAnsi="Times New Roman" w:cs="Times New Roman"/>
          <w:sz w:val="24"/>
          <w:szCs w:val="24"/>
        </w:rPr>
        <w:t xml:space="preserve"> </w:t>
      </w:r>
      <w:del w:id="24" w:author="David Rosenberg" w:date="2020-01-05T20:17:00Z">
        <w:r w:rsidR="00FF577D" w:rsidRPr="00494A4E" w:rsidDel="00B1291D">
          <w:rPr>
            <w:rFonts w:ascii="Times New Roman" w:hAnsi="Times New Roman" w:cs="Times New Roman"/>
            <w:sz w:val="24"/>
            <w:szCs w:val="24"/>
          </w:rPr>
          <w:delText>leaving</w:delText>
        </w:r>
        <w:r w:rsidR="00590C15" w:rsidRPr="00494A4E" w:rsidDel="00B1291D">
          <w:rPr>
            <w:rFonts w:ascii="Times New Roman" w:hAnsi="Times New Roman" w:cs="Times New Roman"/>
            <w:sz w:val="24"/>
            <w:szCs w:val="24"/>
          </w:rPr>
          <w:delText xml:space="preserve"> </w:delText>
        </w:r>
      </w:del>
      <w:r w:rsidR="005F1BC8" w:rsidRPr="00494A4E">
        <w:rPr>
          <w:rFonts w:ascii="Times New Roman" w:hAnsi="Times New Roman" w:cs="Times New Roman"/>
          <w:sz w:val="24"/>
          <w:szCs w:val="24"/>
        </w:rPr>
        <w:t>th</w:t>
      </w:r>
      <w:del w:id="25" w:author="David Rosenberg" w:date="2020-01-05T20:17:00Z">
        <w:r w:rsidR="005F1BC8" w:rsidRPr="00494A4E" w:rsidDel="00B1291D">
          <w:rPr>
            <w:rFonts w:ascii="Times New Roman" w:hAnsi="Times New Roman" w:cs="Times New Roman"/>
            <w:sz w:val="24"/>
            <w:szCs w:val="24"/>
          </w:rPr>
          <w:delText>os</w:delText>
        </w:r>
      </w:del>
      <w:r w:rsidR="005F1BC8" w:rsidRPr="00494A4E">
        <w:rPr>
          <w:rFonts w:ascii="Times New Roman" w:hAnsi="Times New Roman" w:cs="Times New Roman"/>
          <w:sz w:val="24"/>
          <w:szCs w:val="24"/>
        </w:rPr>
        <w:t xml:space="preserve">e </w:t>
      </w:r>
      <w:r w:rsidR="00590C15" w:rsidRPr="00494A4E">
        <w:rPr>
          <w:rFonts w:ascii="Times New Roman" w:hAnsi="Times New Roman" w:cs="Times New Roman"/>
          <w:sz w:val="24"/>
          <w:szCs w:val="24"/>
        </w:rPr>
        <w:t xml:space="preserve">river </w:t>
      </w:r>
      <w:r w:rsidR="005F1BC8" w:rsidRPr="00494A4E">
        <w:rPr>
          <w:rFonts w:ascii="Times New Roman" w:hAnsi="Times New Roman" w:cs="Times New Roman"/>
          <w:sz w:val="24"/>
          <w:szCs w:val="24"/>
        </w:rPr>
        <w:t>edges</w:t>
      </w:r>
      <w:r w:rsidR="00590C15" w:rsidRPr="00494A4E">
        <w:rPr>
          <w:rFonts w:ascii="Times New Roman" w:hAnsi="Times New Roman" w:cs="Times New Roman"/>
          <w:sz w:val="24"/>
          <w:szCs w:val="24"/>
        </w:rPr>
        <w:t xml:space="preserve"> </w:t>
      </w:r>
      <w:del w:id="26" w:author="David Rosenberg" w:date="2020-01-05T20:17:00Z">
        <w:r w:rsidR="00590C15" w:rsidRPr="00494A4E" w:rsidDel="00B1291D">
          <w:rPr>
            <w:rFonts w:ascii="Times New Roman" w:hAnsi="Times New Roman" w:cs="Times New Roman"/>
            <w:sz w:val="24"/>
            <w:szCs w:val="24"/>
          </w:rPr>
          <w:delText>to</w:delText>
        </w:r>
        <w:r w:rsidR="005F1BC8" w:rsidRPr="00494A4E" w:rsidDel="00B1291D">
          <w:rPr>
            <w:rFonts w:ascii="Times New Roman" w:hAnsi="Times New Roman" w:cs="Times New Roman"/>
            <w:sz w:val="24"/>
            <w:szCs w:val="24"/>
          </w:rPr>
          <w:delText xml:space="preserve"> </w:delText>
        </w:r>
      </w:del>
      <w:r w:rsidR="005F1BC8" w:rsidRPr="00494A4E">
        <w:rPr>
          <w:rFonts w:ascii="Times New Roman" w:hAnsi="Times New Roman" w:cs="Times New Roman"/>
          <w:sz w:val="24"/>
          <w:szCs w:val="24"/>
        </w:rPr>
        <w:t>dry</w:t>
      </w:r>
      <w:r w:rsidR="00590C15" w:rsidRPr="00494A4E">
        <w:rPr>
          <w:rFonts w:ascii="Times New Roman" w:hAnsi="Times New Roman" w:cs="Times New Roman"/>
          <w:sz w:val="24"/>
          <w:szCs w:val="24"/>
        </w:rPr>
        <w:t xml:space="preserve"> out</w:t>
      </w:r>
      <w:r w:rsidR="005F1BC8" w:rsidRPr="00494A4E">
        <w:rPr>
          <w:rFonts w:ascii="Times New Roman" w:hAnsi="Times New Roman" w:cs="Times New Roman"/>
          <w:sz w:val="24"/>
          <w:szCs w:val="24"/>
        </w:rPr>
        <w:t xml:space="preserve">. </w:t>
      </w:r>
      <w:del w:id="27" w:author="David Rosenberg" w:date="2020-01-05T20:18:00Z">
        <w:r w:rsidR="005F1BC8" w:rsidRPr="00494A4E" w:rsidDel="00F43C31">
          <w:rPr>
            <w:rFonts w:ascii="Times New Roman" w:hAnsi="Times New Roman" w:cs="Times New Roman"/>
            <w:sz w:val="24"/>
            <w:szCs w:val="24"/>
          </w:rPr>
          <w:delText>Due to desiccation most of th</w:delText>
        </w:r>
      </w:del>
      <w:ins w:id="28" w:author="David Rosenberg" w:date="2020-01-05T20:18:00Z">
        <w:r w:rsidR="00F43C31">
          <w:rPr>
            <w:rFonts w:ascii="Times New Roman" w:hAnsi="Times New Roman" w:cs="Times New Roman"/>
            <w:sz w:val="24"/>
            <w:szCs w:val="24"/>
          </w:rPr>
          <w:t>When the river edges dry out</w:t>
        </w:r>
      </w:ins>
      <w:del w:id="29" w:author="David Rosenberg" w:date="2020-01-05T20:18:00Z">
        <w:r w:rsidR="005F1BC8" w:rsidRPr="00494A4E" w:rsidDel="00F43C31">
          <w:rPr>
            <w:rFonts w:ascii="Times New Roman" w:hAnsi="Times New Roman" w:cs="Times New Roman"/>
            <w:sz w:val="24"/>
            <w:szCs w:val="24"/>
          </w:rPr>
          <w:delText>e</w:delText>
        </w:r>
      </w:del>
      <w:ins w:id="30" w:author="David Rosenberg" w:date="2020-01-05T20:18:00Z">
        <w:r w:rsidR="00F43C31">
          <w:rPr>
            <w:rFonts w:ascii="Times New Roman" w:hAnsi="Times New Roman" w:cs="Times New Roman"/>
            <w:sz w:val="24"/>
            <w:szCs w:val="24"/>
          </w:rPr>
          <w:t>, the bug</w:t>
        </w:r>
      </w:ins>
      <w:r w:rsidR="005F1BC8" w:rsidRPr="00494A4E">
        <w:rPr>
          <w:rFonts w:ascii="Times New Roman" w:hAnsi="Times New Roman" w:cs="Times New Roman"/>
          <w:sz w:val="24"/>
          <w:szCs w:val="24"/>
        </w:rPr>
        <w:t xml:space="preserve"> eggs </w:t>
      </w:r>
      <w:del w:id="31" w:author="David Rosenberg" w:date="2020-01-05T20:18:00Z">
        <w:r w:rsidR="005F1BC8" w:rsidRPr="00494A4E" w:rsidDel="00F43C31">
          <w:rPr>
            <w:rFonts w:ascii="Times New Roman" w:hAnsi="Times New Roman" w:cs="Times New Roman"/>
            <w:sz w:val="24"/>
            <w:szCs w:val="24"/>
          </w:rPr>
          <w:delText>die</w:delText>
        </w:r>
      </w:del>
      <w:ins w:id="32" w:author="David Rosenberg" w:date="2020-01-05T20:19:00Z">
        <w:r w:rsidR="00F43C31">
          <w:rPr>
            <w:rFonts w:ascii="Times New Roman" w:hAnsi="Times New Roman" w:cs="Times New Roman"/>
            <w:sz w:val="24"/>
            <w:szCs w:val="24"/>
          </w:rPr>
          <w:t>desiccate</w:t>
        </w:r>
      </w:ins>
      <w:r w:rsidR="00FF577D" w:rsidRPr="00494A4E">
        <w:rPr>
          <w:rFonts w:ascii="Times New Roman" w:hAnsi="Times New Roman" w:cs="Times New Roman"/>
          <w:sz w:val="24"/>
          <w:szCs w:val="24"/>
        </w:rPr>
        <w:t>,</w:t>
      </w:r>
      <w:r w:rsidR="005F1BC8" w:rsidRPr="00494A4E">
        <w:rPr>
          <w:rFonts w:ascii="Times New Roman" w:hAnsi="Times New Roman" w:cs="Times New Roman"/>
          <w:sz w:val="24"/>
          <w:szCs w:val="24"/>
        </w:rPr>
        <w:t xml:space="preserve"> and the population of bugs</w:t>
      </w:r>
      <w:ins w:id="33" w:author="David Rosenberg" w:date="2020-01-05T20:19:00Z">
        <w:r w:rsidR="00F43C31">
          <w:rPr>
            <w:rFonts w:ascii="Times New Roman" w:hAnsi="Times New Roman" w:cs="Times New Roman"/>
            <w:sz w:val="24"/>
            <w:szCs w:val="24"/>
          </w:rPr>
          <w:t xml:space="preserve"> drops. These </w:t>
        </w:r>
      </w:ins>
      <w:del w:id="34" w:author="David Rosenberg" w:date="2020-01-05T20:19:00Z">
        <w:r w:rsidR="005F1BC8" w:rsidRPr="00494A4E" w:rsidDel="00F43C31">
          <w:rPr>
            <w:rFonts w:ascii="Times New Roman" w:hAnsi="Times New Roman" w:cs="Times New Roman"/>
            <w:sz w:val="24"/>
            <w:szCs w:val="24"/>
          </w:rPr>
          <w:delText>, which</w:delText>
        </w:r>
      </w:del>
      <w:ins w:id="35" w:author="David Rosenberg" w:date="2020-01-05T20:19:00Z">
        <w:r w:rsidR="00F43C31">
          <w:rPr>
            <w:rFonts w:ascii="Times New Roman" w:hAnsi="Times New Roman" w:cs="Times New Roman"/>
            <w:sz w:val="24"/>
            <w:szCs w:val="24"/>
          </w:rPr>
          <w:t>bugs</w:t>
        </w:r>
      </w:ins>
      <w:r w:rsidR="005F1BC8" w:rsidRPr="00494A4E">
        <w:rPr>
          <w:rFonts w:ascii="Times New Roman" w:hAnsi="Times New Roman" w:cs="Times New Roman"/>
          <w:sz w:val="24"/>
          <w:szCs w:val="24"/>
        </w:rPr>
        <w:t xml:space="preserve"> are the primary </w:t>
      </w:r>
      <w:del w:id="36" w:author="David Rosenberg" w:date="2020-01-05T20:19:00Z">
        <w:r w:rsidR="005F1BC8" w:rsidRPr="00494A4E" w:rsidDel="00F43C31">
          <w:rPr>
            <w:rFonts w:ascii="Times New Roman" w:hAnsi="Times New Roman" w:cs="Times New Roman"/>
            <w:sz w:val="24"/>
            <w:szCs w:val="24"/>
          </w:rPr>
          <w:delText>prey</w:delText>
        </w:r>
      </w:del>
      <w:ins w:id="37" w:author="David Rosenberg" w:date="2020-01-05T20:19:00Z">
        <w:r w:rsidR="00F43C31">
          <w:rPr>
            <w:rFonts w:ascii="Times New Roman" w:hAnsi="Times New Roman" w:cs="Times New Roman"/>
            <w:sz w:val="24"/>
            <w:szCs w:val="24"/>
          </w:rPr>
          <w:t>food</w:t>
        </w:r>
      </w:ins>
      <w:r w:rsidR="005F1BC8" w:rsidRPr="00494A4E">
        <w:rPr>
          <w:rFonts w:ascii="Times New Roman" w:hAnsi="Times New Roman" w:cs="Times New Roman"/>
          <w:sz w:val="24"/>
          <w:szCs w:val="24"/>
        </w:rPr>
        <w:t xml:space="preserve"> for myriad species of fish, birds, bats, and other wildlife living in and along </w:t>
      </w:r>
      <w:r w:rsidR="000F7B32" w:rsidRPr="00494A4E">
        <w:rPr>
          <w:rFonts w:ascii="Times New Roman" w:hAnsi="Times New Roman" w:cs="Times New Roman"/>
          <w:sz w:val="24"/>
          <w:szCs w:val="24"/>
        </w:rPr>
        <w:t xml:space="preserve">the </w:t>
      </w:r>
      <w:r w:rsidR="005F1BC8" w:rsidRPr="00494A4E">
        <w:rPr>
          <w:rFonts w:ascii="Times New Roman" w:hAnsi="Times New Roman" w:cs="Times New Roman"/>
          <w:sz w:val="24"/>
          <w:szCs w:val="24"/>
        </w:rPr>
        <w:t>river (Nakano and Murakami 2001, Baxter et al. 2005)</w:t>
      </w:r>
      <w:del w:id="38" w:author="David Rosenberg" w:date="2020-01-05T20:19:00Z">
        <w:r w:rsidR="00FF577D" w:rsidRPr="00494A4E" w:rsidDel="00F43C31">
          <w:rPr>
            <w:rFonts w:ascii="Times New Roman" w:hAnsi="Times New Roman" w:cs="Times New Roman"/>
            <w:sz w:val="24"/>
            <w:szCs w:val="24"/>
          </w:rPr>
          <w:delText>, suffer adversely</w:delText>
        </w:r>
      </w:del>
      <w:r w:rsidR="000F7B32" w:rsidRPr="00494A4E">
        <w:rPr>
          <w:rFonts w:ascii="Times New Roman" w:hAnsi="Times New Roman" w:cs="Times New Roman"/>
          <w:sz w:val="24"/>
          <w:szCs w:val="24"/>
        </w:rPr>
        <w:t xml:space="preserve">. </w:t>
      </w:r>
      <w:del w:id="39" w:author="David Rosenberg" w:date="2020-01-05T20:20:00Z">
        <w:r w:rsidR="00B63A58" w:rsidRPr="00494A4E" w:rsidDel="00F43C31">
          <w:rPr>
            <w:rFonts w:ascii="Times New Roman" w:hAnsi="Times New Roman" w:cs="Times New Roman"/>
            <w:sz w:val="24"/>
            <w:szCs w:val="24"/>
          </w:rPr>
          <w:delText xml:space="preserve">In support to </w:delText>
        </w:r>
        <w:r w:rsidR="000F7B32" w:rsidRPr="00494A4E" w:rsidDel="00F43C31">
          <w:rPr>
            <w:rFonts w:ascii="Times New Roman" w:hAnsi="Times New Roman" w:cs="Times New Roman"/>
            <w:sz w:val="24"/>
            <w:szCs w:val="24"/>
          </w:rPr>
          <w:delText>th</w:delText>
        </w:r>
        <w:r w:rsidR="00A234FF" w:rsidRPr="00494A4E" w:rsidDel="00F43C31">
          <w:rPr>
            <w:rFonts w:ascii="Times New Roman" w:hAnsi="Times New Roman" w:cs="Times New Roman"/>
            <w:sz w:val="24"/>
            <w:szCs w:val="24"/>
          </w:rPr>
          <w:delText>e</w:delText>
        </w:r>
        <w:r w:rsidR="000F7B32" w:rsidRPr="00494A4E" w:rsidDel="00F43C31">
          <w:rPr>
            <w:rFonts w:ascii="Times New Roman" w:hAnsi="Times New Roman" w:cs="Times New Roman"/>
            <w:sz w:val="24"/>
            <w:szCs w:val="24"/>
          </w:rPr>
          <w:delText xml:space="preserve"> </w:delText>
        </w:r>
        <w:r w:rsidR="00B63A58" w:rsidRPr="00494A4E" w:rsidDel="00F43C31">
          <w:rPr>
            <w:rFonts w:ascii="Times New Roman" w:hAnsi="Times New Roman" w:cs="Times New Roman"/>
            <w:sz w:val="24"/>
            <w:szCs w:val="24"/>
          </w:rPr>
          <w:delText xml:space="preserve">discussed </w:delText>
        </w:r>
        <w:r w:rsidR="000F7B32" w:rsidRPr="00494A4E" w:rsidDel="00F43C31">
          <w:rPr>
            <w:rFonts w:ascii="Times New Roman" w:hAnsi="Times New Roman" w:cs="Times New Roman"/>
            <w:sz w:val="24"/>
            <w:szCs w:val="24"/>
          </w:rPr>
          <w:delText xml:space="preserve">idea, </w:delText>
        </w:r>
      </w:del>
      <w:r w:rsidR="000F7B32" w:rsidRPr="00494A4E">
        <w:rPr>
          <w:rFonts w:ascii="Times New Roman" w:hAnsi="Times New Roman" w:cs="Times New Roman"/>
          <w:sz w:val="24"/>
          <w:szCs w:val="24"/>
        </w:rPr>
        <w:t>Kennedy</w:t>
      </w:r>
      <w:r w:rsidR="00A234FF" w:rsidRPr="00494A4E">
        <w:rPr>
          <w:rFonts w:ascii="Times New Roman" w:hAnsi="Times New Roman" w:cs="Times New Roman"/>
          <w:sz w:val="24"/>
          <w:szCs w:val="24"/>
        </w:rPr>
        <w:t xml:space="preserve"> </w:t>
      </w:r>
      <w:r w:rsidR="000F7B32" w:rsidRPr="00494A4E">
        <w:rPr>
          <w:rFonts w:ascii="Times New Roman" w:hAnsi="Times New Roman" w:cs="Times New Roman"/>
          <w:sz w:val="24"/>
          <w:szCs w:val="24"/>
        </w:rPr>
        <w:t xml:space="preserve">et al., 2016 </w:t>
      </w:r>
      <w:r w:rsidR="00A234FF" w:rsidRPr="00494A4E">
        <w:rPr>
          <w:rFonts w:ascii="Times New Roman" w:hAnsi="Times New Roman" w:cs="Times New Roman"/>
          <w:sz w:val="24"/>
          <w:szCs w:val="24"/>
        </w:rPr>
        <w:t xml:space="preserve">found </w:t>
      </w:r>
      <w:del w:id="40" w:author="David Rosenberg" w:date="2020-01-05T20:20:00Z">
        <w:r w:rsidR="00A234FF" w:rsidRPr="00494A4E" w:rsidDel="00F43C31">
          <w:rPr>
            <w:rFonts w:ascii="Times New Roman" w:hAnsi="Times New Roman" w:cs="Times New Roman"/>
            <w:sz w:val="24"/>
            <w:szCs w:val="24"/>
          </w:rPr>
          <w:delText>a</w:delText>
        </w:r>
        <w:r w:rsidR="000F7B32" w:rsidRPr="00494A4E" w:rsidDel="00F43C31">
          <w:rPr>
            <w:rFonts w:ascii="Times New Roman" w:hAnsi="Times New Roman" w:cs="Times New Roman"/>
            <w:sz w:val="24"/>
            <w:szCs w:val="24"/>
          </w:rPr>
          <w:delText xml:space="preserve"> relationship between hydropeaking </w:delText>
        </w:r>
        <w:r w:rsidR="00A234FF" w:rsidRPr="00494A4E" w:rsidDel="00F43C31">
          <w:rPr>
            <w:rFonts w:ascii="Times New Roman" w:hAnsi="Times New Roman" w:cs="Times New Roman"/>
            <w:sz w:val="24"/>
            <w:szCs w:val="24"/>
          </w:rPr>
          <w:delText>index and insect diversity (</w:delText>
        </w:r>
        <w:commentRangeStart w:id="41"/>
        <w:r w:rsidR="00A234FF" w:rsidRPr="00494A4E" w:rsidDel="00F43C31">
          <w:rPr>
            <w:rFonts w:ascii="Times New Roman" w:hAnsi="Times New Roman" w:cs="Times New Roman"/>
            <w:sz w:val="24"/>
            <w:szCs w:val="24"/>
          </w:rPr>
          <w:delText>EPT</w:delText>
        </w:r>
        <w:commentRangeEnd w:id="41"/>
        <w:r w:rsidR="00F43C31" w:rsidDel="00F43C31">
          <w:rPr>
            <w:rStyle w:val="CommentReference"/>
          </w:rPr>
          <w:commentReference w:id="41"/>
        </w:r>
        <w:r w:rsidR="00A234FF" w:rsidRPr="00494A4E" w:rsidDel="00F43C31">
          <w:rPr>
            <w:rFonts w:ascii="Times New Roman" w:hAnsi="Times New Roman" w:cs="Times New Roman"/>
            <w:sz w:val="24"/>
            <w:szCs w:val="24"/>
          </w:rPr>
          <w:delText xml:space="preserve"> %) at 16 rivers across the western United States. The results of the study </w:delText>
        </w:r>
        <w:r w:rsidR="007F6D80" w:rsidRPr="00494A4E" w:rsidDel="00F43C31">
          <w:rPr>
            <w:rFonts w:ascii="Times New Roman" w:hAnsi="Times New Roman" w:cs="Times New Roman"/>
            <w:sz w:val="24"/>
            <w:szCs w:val="24"/>
          </w:rPr>
          <w:delText>show</w:delText>
        </w:r>
        <w:r w:rsidR="00A234FF" w:rsidRPr="00494A4E" w:rsidDel="00F43C31">
          <w:rPr>
            <w:rFonts w:ascii="Times New Roman" w:hAnsi="Times New Roman" w:cs="Times New Roman"/>
            <w:sz w:val="24"/>
            <w:szCs w:val="24"/>
          </w:rPr>
          <w:delText xml:space="preserve"> </w:delText>
        </w:r>
      </w:del>
      <w:r w:rsidR="00A234FF" w:rsidRPr="00494A4E">
        <w:rPr>
          <w:rFonts w:ascii="Times New Roman" w:hAnsi="Times New Roman" w:cs="Times New Roman"/>
          <w:sz w:val="24"/>
          <w:szCs w:val="24"/>
        </w:rPr>
        <w:t>that insect diversity is strongly and negatively related to the degree of hydropeaking index</w:t>
      </w:r>
      <w:ins w:id="42" w:author="David Rosenberg" w:date="2020-01-05T20:20:00Z">
        <w:r w:rsidR="00F43C31">
          <w:rPr>
            <w:rFonts w:ascii="Times New Roman" w:hAnsi="Times New Roman" w:cs="Times New Roman"/>
            <w:sz w:val="24"/>
            <w:szCs w:val="24"/>
          </w:rPr>
          <w:t xml:space="preserve"> </w:t>
        </w:r>
      </w:ins>
      <w:ins w:id="43" w:author="David Rosenberg" w:date="2020-01-05T20:21:00Z">
        <w:r w:rsidR="00F43C31">
          <w:rPr>
            <w:rFonts w:ascii="Times New Roman" w:hAnsi="Times New Roman" w:cs="Times New Roman"/>
            <w:sz w:val="24"/>
            <w:szCs w:val="24"/>
          </w:rPr>
          <w:t>in</w:t>
        </w:r>
      </w:ins>
      <w:ins w:id="44" w:author="David Rosenberg" w:date="2020-01-05T20:20:00Z">
        <w:r w:rsidR="00F43C31" w:rsidRPr="00494A4E">
          <w:rPr>
            <w:rFonts w:ascii="Times New Roman" w:hAnsi="Times New Roman" w:cs="Times New Roman"/>
            <w:sz w:val="24"/>
            <w:szCs w:val="24"/>
          </w:rPr>
          <w:t xml:space="preserve"> 16 rivers </w:t>
        </w:r>
      </w:ins>
      <w:ins w:id="45" w:author="David Rosenberg" w:date="2020-01-05T20:21:00Z">
        <w:r w:rsidR="00F43C31">
          <w:rPr>
            <w:rFonts w:ascii="Times New Roman" w:hAnsi="Times New Roman" w:cs="Times New Roman"/>
            <w:sz w:val="24"/>
            <w:szCs w:val="24"/>
          </w:rPr>
          <w:t xml:space="preserve">below 16 dams </w:t>
        </w:r>
      </w:ins>
      <w:ins w:id="46" w:author="David Rosenberg" w:date="2020-01-05T20:20:00Z">
        <w:r w:rsidR="00F43C31" w:rsidRPr="00494A4E">
          <w:rPr>
            <w:rFonts w:ascii="Times New Roman" w:hAnsi="Times New Roman" w:cs="Times New Roman"/>
            <w:sz w:val="24"/>
            <w:szCs w:val="24"/>
          </w:rPr>
          <w:t>across the western United States</w:t>
        </w:r>
      </w:ins>
      <w:r w:rsidR="00A234FF" w:rsidRPr="00494A4E">
        <w:rPr>
          <w:rFonts w:ascii="Times New Roman" w:hAnsi="Times New Roman" w:cs="Times New Roman"/>
          <w:sz w:val="24"/>
          <w:szCs w:val="24"/>
        </w:rPr>
        <w:t>.</w:t>
      </w:r>
    </w:p>
    <w:p w14:paraId="14C3A548" w14:textId="424FBC7A" w:rsidR="00BF1764" w:rsidRPr="00494A4E" w:rsidRDefault="0040698A" w:rsidP="00494A4E">
      <w:pPr>
        <w:jc w:val="both"/>
        <w:rPr>
          <w:rFonts w:ascii="Times New Roman" w:hAnsi="Times New Roman" w:cs="Times New Roman"/>
          <w:sz w:val="24"/>
          <w:szCs w:val="24"/>
        </w:rPr>
      </w:pPr>
      <w:r w:rsidRPr="00494A4E">
        <w:rPr>
          <w:rFonts w:ascii="Times New Roman" w:hAnsi="Times New Roman" w:cs="Times New Roman"/>
          <w:sz w:val="24"/>
          <w:szCs w:val="24"/>
        </w:rPr>
        <w:t xml:space="preserve"> </w:t>
      </w:r>
      <w:r w:rsidR="003E519C" w:rsidRPr="00494A4E">
        <w:rPr>
          <w:rFonts w:ascii="Times New Roman" w:hAnsi="Times New Roman" w:cs="Times New Roman"/>
          <w:sz w:val="24"/>
          <w:szCs w:val="24"/>
        </w:rPr>
        <w:tab/>
      </w:r>
      <w:del w:id="47" w:author="David Rosenberg" w:date="2020-01-05T20:21:00Z">
        <w:r w:rsidR="007F6D80" w:rsidRPr="00494A4E" w:rsidDel="00F43C31">
          <w:rPr>
            <w:rFonts w:ascii="Times New Roman" w:hAnsi="Times New Roman" w:cs="Times New Roman"/>
            <w:sz w:val="24"/>
            <w:szCs w:val="24"/>
          </w:rPr>
          <w:delText xml:space="preserve">In addition, </w:delText>
        </w:r>
        <w:r w:rsidR="0029116D" w:rsidRPr="00494A4E" w:rsidDel="00F43C31">
          <w:rPr>
            <w:rFonts w:ascii="Times New Roman" w:hAnsi="Times New Roman" w:cs="Times New Roman"/>
            <w:sz w:val="24"/>
            <w:szCs w:val="24"/>
          </w:rPr>
          <w:delText xml:space="preserve">the findings </w:delText>
        </w:r>
        <w:r w:rsidR="00250C0D" w:rsidRPr="00494A4E" w:rsidDel="00F43C31">
          <w:rPr>
            <w:rFonts w:ascii="Times New Roman" w:hAnsi="Times New Roman" w:cs="Times New Roman"/>
            <w:sz w:val="24"/>
            <w:szCs w:val="24"/>
          </w:rPr>
          <w:delText>from</w:delText>
        </w:r>
        <w:r w:rsidR="0029116D" w:rsidRPr="00494A4E" w:rsidDel="00F43C31">
          <w:rPr>
            <w:rFonts w:ascii="Times New Roman" w:hAnsi="Times New Roman" w:cs="Times New Roman"/>
            <w:sz w:val="24"/>
            <w:szCs w:val="24"/>
          </w:rPr>
          <w:delText xml:space="preserve"> </w:delText>
        </w:r>
      </w:del>
      <w:r w:rsidR="0029116D" w:rsidRPr="00494A4E">
        <w:rPr>
          <w:rFonts w:ascii="Times New Roman" w:hAnsi="Times New Roman" w:cs="Times New Roman"/>
          <w:sz w:val="24"/>
          <w:szCs w:val="24"/>
        </w:rPr>
        <w:t>Kennedy et al., 2016</w:t>
      </w:r>
      <w:r w:rsidR="00531ACE" w:rsidRPr="00494A4E">
        <w:rPr>
          <w:rFonts w:ascii="Times New Roman" w:hAnsi="Times New Roman" w:cs="Times New Roman"/>
          <w:sz w:val="24"/>
          <w:szCs w:val="24"/>
        </w:rPr>
        <w:t xml:space="preserve"> </w:t>
      </w:r>
      <w:ins w:id="48" w:author="David Rosenberg" w:date="2020-01-05T20:21:00Z">
        <w:r w:rsidR="00F43C31">
          <w:rPr>
            <w:rFonts w:ascii="Times New Roman" w:hAnsi="Times New Roman" w:cs="Times New Roman"/>
            <w:sz w:val="24"/>
            <w:szCs w:val="24"/>
          </w:rPr>
          <w:t xml:space="preserve">also found </w:t>
        </w:r>
      </w:ins>
      <w:del w:id="49" w:author="David Rosenberg" w:date="2020-01-05T20:21:00Z">
        <w:r w:rsidR="00250C0D" w:rsidRPr="00494A4E" w:rsidDel="00F43C31">
          <w:rPr>
            <w:rFonts w:ascii="Times New Roman" w:hAnsi="Times New Roman" w:cs="Times New Roman"/>
            <w:sz w:val="24"/>
            <w:szCs w:val="24"/>
          </w:rPr>
          <w:delText>shows</w:delText>
        </w:r>
        <w:r w:rsidR="00531ACE" w:rsidRPr="00494A4E" w:rsidDel="00F43C31">
          <w:rPr>
            <w:rFonts w:ascii="Times New Roman" w:hAnsi="Times New Roman" w:cs="Times New Roman"/>
            <w:sz w:val="24"/>
            <w:szCs w:val="24"/>
          </w:rPr>
          <w:delText xml:space="preserve"> </w:delText>
        </w:r>
      </w:del>
      <w:r w:rsidR="00531ACE" w:rsidRPr="00494A4E">
        <w:rPr>
          <w:rFonts w:ascii="Times New Roman" w:hAnsi="Times New Roman" w:cs="Times New Roman"/>
          <w:sz w:val="24"/>
          <w:szCs w:val="24"/>
        </w:rPr>
        <w:t>that</w:t>
      </w:r>
      <w:r w:rsidR="0029116D" w:rsidRPr="00494A4E">
        <w:rPr>
          <w:rFonts w:ascii="Times New Roman" w:hAnsi="Times New Roman" w:cs="Times New Roman"/>
          <w:sz w:val="24"/>
          <w:szCs w:val="24"/>
        </w:rPr>
        <w:t xml:space="preserve"> Glen Canyon</w:t>
      </w:r>
      <w:ins w:id="50" w:author="David Rosenberg" w:date="2020-01-05T20:21:00Z">
        <w:r w:rsidR="00F43C31">
          <w:rPr>
            <w:rFonts w:ascii="Times New Roman" w:hAnsi="Times New Roman" w:cs="Times New Roman"/>
            <w:sz w:val="24"/>
            <w:szCs w:val="24"/>
          </w:rPr>
          <w:t xml:space="preserve"> Dam</w:t>
        </w:r>
      </w:ins>
      <w:r w:rsidR="0029116D" w:rsidRPr="00494A4E">
        <w:rPr>
          <w:rFonts w:ascii="Times New Roman" w:hAnsi="Times New Roman" w:cs="Times New Roman"/>
          <w:sz w:val="24"/>
          <w:szCs w:val="24"/>
        </w:rPr>
        <w:t xml:space="preserve"> has the </w:t>
      </w:r>
      <w:del w:id="51" w:author="David Rosenberg" w:date="2020-01-05T20:21:00Z">
        <w:r w:rsidR="0029116D" w:rsidRPr="00494A4E" w:rsidDel="00F43C31">
          <w:rPr>
            <w:rFonts w:ascii="Times New Roman" w:hAnsi="Times New Roman" w:cs="Times New Roman"/>
            <w:sz w:val="24"/>
            <w:szCs w:val="24"/>
          </w:rPr>
          <w:delText>worst</w:delText>
        </w:r>
      </w:del>
      <w:ins w:id="52" w:author="David Rosenberg" w:date="2020-01-05T20:21:00Z">
        <w:r w:rsidR="00F43C31">
          <w:rPr>
            <w:rFonts w:ascii="Times New Roman" w:hAnsi="Times New Roman" w:cs="Times New Roman"/>
            <w:sz w:val="24"/>
            <w:szCs w:val="24"/>
          </w:rPr>
          <w:t>lowest</w:t>
        </w:r>
      </w:ins>
      <w:r w:rsidR="0029116D" w:rsidRPr="00494A4E">
        <w:rPr>
          <w:rFonts w:ascii="Times New Roman" w:hAnsi="Times New Roman" w:cs="Times New Roman"/>
          <w:sz w:val="24"/>
          <w:szCs w:val="24"/>
        </w:rPr>
        <w:t xml:space="preserve"> </w:t>
      </w:r>
      <w:r w:rsidR="00250C0D" w:rsidRPr="00494A4E">
        <w:rPr>
          <w:rFonts w:ascii="Times New Roman" w:hAnsi="Times New Roman" w:cs="Times New Roman"/>
          <w:sz w:val="24"/>
          <w:szCs w:val="24"/>
        </w:rPr>
        <w:t xml:space="preserve">invertebrate </w:t>
      </w:r>
      <w:r w:rsidR="0029116D" w:rsidRPr="00494A4E">
        <w:rPr>
          <w:rFonts w:ascii="Times New Roman" w:hAnsi="Times New Roman" w:cs="Times New Roman"/>
          <w:sz w:val="24"/>
          <w:szCs w:val="24"/>
        </w:rPr>
        <w:t xml:space="preserve">richness in comparison to </w:t>
      </w:r>
      <w:r w:rsidR="00531ACE" w:rsidRPr="00494A4E">
        <w:rPr>
          <w:rFonts w:ascii="Times New Roman" w:hAnsi="Times New Roman" w:cs="Times New Roman"/>
          <w:sz w:val="24"/>
          <w:szCs w:val="24"/>
        </w:rPr>
        <w:t>other dams.</w:t>
      </w:r>
      <w:r w:rsidR="00277CDA" w:rsidRPr="00494A4E">
        <w:rPr>
          <w:rFonts w:ascii="Times New Roman" w:hAnsi="Times New Roman" w:cs="Times New Roman"/>
          <w:sz w:val="24"/>
          <w:szCs w:val="24"/>
        </w:rPr>
        <w:t xml:space="preserve"> </w:t>
      </w:r>
      <w:commentRangeStart w:id="53"/>
      <w:r w:rsidR="00277CDA" w:rsidRPr="00494A4E">
        <w:rPr>
          <w:rFonts w:ascii="Times New Roman" w:hAnsi="Times New Roman" w:cs="Times New Roman"/>
          <w:sz w:val="24"/>
          <w:szCs w:val="24"/>
        </w:rPr>
        <w:t>T</w:t>
      </w:r>
      <w:r w:rsidR="00250C0D" w:rsidRPr="00494A4E">
        <w:rPr>
          <w:rFonts w:ascii="Times New Roman" w:hAnsi="Times New Roman" w:cs="Times New Roman"/>
          <w:sz w:val="24"/>
          <w:szCs w:val="24"/>
        </w:rPr>
        <w:t>here are reports blaming cold</w:t>
      </w:r>
      <w:r w:rsidR="00FD457D" w:rsidRPr="00494A4E">
        <w:rPr>
          <w:rFonts w:ascii="Times New Roman" w:hAnsi="Times New Roman" w:cs="Times New Roman"/>
          <w:sz w:val="24"/>
          <w:szCs w:val="24"/>
        </w:rPr>
        <w:t xml:space="preserve"> </w:t>
      </w:r>
      <w:r w:rsidR="00250C0D" w:rsidRPr="00494A4E">
        <w:rPr>
          <w:rFonts w:ascii="Times New Roman" w:hAnsi="Times New Roman" w:cs="Times New Roman"/>
          <w:sz w:val="24"/>
          <w:szCs w:val="24"/>
        </w:rPr>
        <w:t xml:space="preserve">releases </w:t>
      </w:r>
      <w:r w:rsidR="00FD457D" w:rsidRPr="00494A4E">
        <w:rPr>
          <w:rFonts w:ascii="Times New Roman" w:hAnsi="Times New Roman" w:cs="Times New Roman"/>
          <w:sz w:val="24"/>
          <w:szCs w:val="24"/>
        </w:rPr>
        <w:t>f</w:t>
      </w:r>
      <w:r w:rsidR="00BF1764" w:rsidRPr="00494A4E">
        <w:rPr>
          <w:rFonts w:ascii="Times New Roman" w:hAnsi="Times New Roman" w:cs="Times New Roman"/>
          <w:sz w:val="24"/>
          <w:szCs w:val="24"/>
        </w:rPr>
        <w:t>rom</w:t>
      </w:r>
      <w:r w:rsidR="00FD457D" w:rsidRPr="00494A4E">
        <w:rPr>
          <w:rFonts w:ascii="Times New Roman" w:hAnsi="Times New Roman" w:cs="Times New Roman"/>
          <w:sz w:val="24"/>
          <w:szCs w:val="24"/>
        </w:rPr>
        <w:t xml:space="preserve"> dams </w:t>
      </w:r>
      <w:r w:rsidR="00250C0D" w:rsidRPr="00494A4E">
        <w:rPr>
          <w:rFonts w:ascii="Times New Roman" w:hAnsi="Times New Roman" w:cs="Times New Roman"/>
          <w:sz w:val="24"/>
          <w:szCs w:val="24"/>
        </w:rPr>
        <w:t>responsible for invertebrate community assembly in tailwaters (Olden and Naiman 2010), including for the Colorado River ecosystem downstream of the Glen Canyon Dam (Stevens et al. 1997).</w:t>
      </w:r>
      <w:r w:rsidR="00277CDA" w:rsidRPr="00494A4E">
        <w:rPr>
          <w:rFonts w:ascii="Times New Roman" w:hAnsi="Times New Roman" w:cs="Times New Roman"/>
          <w:sz w:val="24"/>
          <w:szCs w:val="24"/>
        </w:rPr>
        <w:t xml:space="preserve"> However, Kennedy et al., 2016</w:t>
      </w:r>
      <w:r w:rsidR="000F04CE" w:rsidRPr="00494A4E">
        <w:rPr>
          <w:rFonts w:ascii="Times New Roman" w:hAnsi="Times New Roman" w:cs="Times New Roman"/>
          <w:sz w:val="24"/>
          <w:szCs w:val="24"/>
        </w:rPr>
        <w:t xml:space="preserve"> modifies that</w:t>
      </w:r>
      <w:r w:rsidR="00BF1764" w:rsidRPr="00494A4E">
        <w:rPr>
          <w:rFonts w:ascii="Times New Roman" w:hAnsi="Times New Roman" w:cs="Times New Roman"/>
          <w:sz w:val="24"/>
          <w:szCs w:val="24"/>
        </w:rPr>
        <w:t xml:space="preserve"> notion</w:t>
      </w:r>
      <w:r w:rsidR="000F04CE" w:rsidRPr="00494A4E">
        <w:rPr>
          <w:rFonts w:ascii="Times New Roman" w:hAnsi="Times New Roman" w:cs="Times New Roman"/>
          <w:sz w:val="24"/>
          <w:szCs w:val="24"/>
        </w:rPr>
        <w:t xml:space="preserve"> by</w:t>
      </w:r>
      <w:r w:rsidR="00FD457D" w:rsidRPr="00494A4E">
        <w:rPr>
          <w:rFonts w:ascii="Times New Roman" w:hAnsi="Times New Roman" w:cs="Times New Roman"/>
          <w:sz w:val="24"/>
          <w:szCs w:val="24"/>
        </w:rPr>
        <w:t xml:space="preserve"> presenting a strong inverse relationship between hydropeaking index and invertebrate diversity.</w:t>
      </w:r>
      <w:r w:rsidR="00BF1764" w:rsidRPr="00494A4E">
        <w:rPr>
          <w:rFonts w:ascii="Times New Roman" w:hAnsi="Times New Roman" w:cs="Times New Roman"/>
          <w:sz w:val="24"/>
          <w:szCs w:val="24"/>
        </w:rPr>
        <w:t xml:space="preserve"> </w:t>
      </w:r>
      <w:commentRangeEnd w:id="53"/>
      <w:r w:rsidR="00F43C31">
        <w:rPr>
          <w:rStyle w:val="CommentReference"/>
        </w:rPr>
        <w:commentReference w:id="53"/>
      </w:r>
    </w:p>
    <w:p w14:paraId="52823A7B" w14:textId="78441952" w:rsidR="004011D5" w:rsidRPr="00494A4E" w:rsidRDefault="00BF1764" w:rsidP="00494A4E">
      <w:pPr>
        <w:ind w:firstLine="720"/>
        <w:jc w:val="both"/>
        <w:rPr>
          <w:rFonts w:ascii="Times New Roman" w:hAnsi="Times New Roman" w:cs="Times New Roman"/>
          <w:sz w:val="24"/>
          <w:szCs w:val="24"/>
        </w:rPr>
      </w:pPr>
      <w:del w:id="54" w:author="David Rosenberg" w:date="2020-01-05T20:22:00Z">
        <w:r w:rsidRPr="00494A4E" w:rsidDel="00F43C31">
          <w:rPr>
            <w:rFonts w:ascii="Times New Roman" w:hAnsi="Times New Roman" w:cs="Times New Roman"/>
            <w:sz w:val="24"/>
            <w:szCs w:val="24"/>
          </w:rPr>
          <w:delText>The study</w:delText>
        </w:r>
      </w:del>
      <w:ins w:id="55" w:author="David Rosenberg" w:date="2020-01-05T20:22:00Z">
        <w:r w:rsidR="00F43C31">
          <w:rPr>
            <w:rFonts w:ascii="Times New Roman" w:hAnsi="Times New Roman" w:cs="Times New Roman"/>
            <w:sz w:val="24"/>
            <w:szCs w:val="24"/>
          </w:rPr>
          <w:t>Kennedy et al (2016)</w:t>
        </w:r>
      </w:ins>
      <w:r w:rsidRPr="00494A4E">
        <w:rPr>
          <w:rFonts w:ascii="Times New Roman" w:hAnsi="Times New Roman" w:cs="Times New Roman"/>
          <w:sz w:val="24"/>
          <w:szCs w:val="24"/>
        </w:rPr>
        <w:t xml:space="preserve"> </w:t>
      </w:r>
      <w:r w:rsidR="00B63A58" w:rsidRPr="00494A4E">
        <w:rPr>
          <w:rFonts w:ascii="Times New Roman" w:hAnsi="Times New Roman" w:cs="Times New Roman"/>
          <w:sz w:val="24"/>
          <w:szCs w:val="24"/>
        </w:rPr>
        <w:t xml:space="preserve">further </w:t>
      </w:r>
      <w:r w:rsidRPr="00494A4E">
        <w:rPr>
          <w:rFonts w:ascii="Times New Roman" w:hAnsi="Times New Roman" w:cs="Times New Roman"/>
          <w:sz w:val="24"/>
          <w:szCs w:val="24"/>
        </w:rPr>
        <w:t>suggested an innovative solution to the problem b</w:t>
      </w:r>
      <w:r w:rsidR="000C19D1" w:rsidRPr="00494A4E">
        <w:rPr>
          <w:rFonts w:ascii="Times New Roman" w:hAnsi="Times New Roman" w:cs="Times New Roman"/>
          <w:sz w:val="24"/>
          <w:szCs w:val="24"/>
        </w:rPr>
        <w:t>y recommending</w:t>
      </w:r>
      <w:ins w:id="56" w:author="David Rosenberg" w:date="2020-01-05T20:22:00Z">
        <w:r w:rsidR="00F43C31">
          <w:rPr>
            <w:rFonts w:ascii="Times New Roman" w:hAnsi="Times New Roman" w:cs="Times New Roman"/>
            <w:sz w:val="24"/>
            <w:szCs w:val="24"/>
          </w:rPr>
          <w:t xml:space="preserve"> Glen Canyon Dam release</w:t>
        </w:r>
      </w:ins>
      <w:r w:rsidR="000C19D1" w:rsidRPr="00494A4E">
        <w:rPr>
          <w:rFonts w:ascii="Times New Roman" w:hAnsi="Times New Roman" w:cs="Times New Roman"/>
          <w:sz w:val="24"/>
          <w:szCs w:val="24"/>
        </w:rPr>
        <w:t xml:space="preserve"> stable low flows on weekends. Since </w:t>
      </w:r>
      <w:del w:id="57" w:author="David Rosenberg" w:date="2020-01-05T20:23:00Z">
        <w:r w:rsidR="000C19D1" w:rsidRPr="00494A4E" w:rsidDel="00F43C31">
          <w:rPr>
            <w:rFonts w:ascii="Times New Roman" w:hAnsi="Times New Roman" w:cs="Times New Roman"/>
            <w:sz w:val="24"/>
            <w:szCs w:val="24"/>
          </w:rPr>
          <w:delText xml:space="preserve">the </w:delText>
        </w:r>
      </w:del>
      <w:r w:rsidR="000C19D1" w:rsidRPr="00494A4E">
        <w:rPr>
          <w:rFonts w:ascii="Times New Roman" w:hAnsi="Times New Roman" w:cs="Times New Roman"/>
          <w:sz w:val="24"/>
          <w:szCs w:val="24"/>
        </w:rPr>
        <w:t xml:space="preserve">electricity demands are low on weekends (Førsund 2015), </w:t>
      </w:r>
      <w:del w:id="58" w:author="David Rosenberg" w:date="2020-01-05T20:23:00Z">
        <w:r w:rsidR="002E744A" w:rsidRPr="00494A4E" w:rsidDel="00F43C31">
          <w:rPr>
            <w:rFonts w:ascii="Times New Roman" w:hAnsi="Times New Roman" w:cs="Times New Roman"/>
            <w:sz w:val="24"/>
            <w:szCs w:val="24"/>
          </w:rPr>
          <w:delText>therefore</w:delText>
        </w:r>
        <w:r w:rsidR="000C19D1" w:rsidRPr="00494A4E" w:rsidDel="00F43C31">
          <w:rPr>
            <w:rFonts w:ascii="Times New Roman" w:hAnsi="Times New Roman" w:cs="Times New Roman"/>
            <w:sz w:val="24"/>
            <w:szCs w:val="24"/>
          </w:rPr>
          <w:delText>, escaping hydropeaking on we</w:delText>
        </w:r>
        <w:r w:rsidR="00A05110" w:rsidRPr="00494A4E" w:rsidDel="00F43C31">
          <w:rPr>
            <w:rFonts w:ascii="Times New Roman" w:hAnsi="Times New Roman" w:cs="Times New Roman"/>
            <w:sz w:val="24"/>
            <w:szCs w:val="24"/>
          </w:rPr>
          <w:delText xml:space="preserve">ekends will be the minimal hydropower </w:delText>
        </w:r>
        <w:r w:rsidR="00A01DE4" w:rsidRPr="00494A4E" w:rsidDel="00F43C31">
          <w:rPr>
            <w:rFonts w:ascii="Times New Roman" w:hAnsi="Times New Roman" w:cs="Times New Roman"/>
            <w:sz w:val="24"/>
            <w:szCs w:val="24"/>
          </w:rPr>
          <w:delText>generation</w:delText>
        </w:r>
      </w:del>
      <w:ins w:id="59" w:author="David Rosenberg" w:date="2020-01-05T20:23:00Z">
        <w:r w:rsidR="00F43C31">
          <w:rPr>
            <w:rFonts w:ascii="Times New Roman" w:hAnsi="Times New Roman" w:cs="Times New Roman"/>
            <w:sz w:val="24"/>
            <w:szCs w:val="24"/>
          </w:rPr>
          <w:t xml:space="preserve">weekend hydropower revenue </w:t>
        </w:r>
      </w:ins>
      <w:r w:rsidR="00A05110" w:rsidRPr="00494A4E">
        <w:rPr>
          <w:rFonts w:ascii="Times New Roman" w:hAnsi="Times New Roman" w:cs="Times New Roman"/>
          <w:sz w:val="24"/>
          <w:szCs w:val="24"/>
        </w:rPr>
        <w:t xml:space="preserve"> loss</w:t>
      </w:r>
      <w:ins w:id="60" w:author="David Rosenberg" w:date="2020-01-05T20:23:00Z">
        <w:r w:rsidR="00F43C31">
          <w:rPr>
            <w:rFonts w:ascii="Times New Roman" w:hAnsi="Times New Roman" w:cs="Times New Roman"/>
            <w:sz w:val="24"/>
            <w:szCs w:val="24"/>
          </w:rPr>
          <w:t xml:space="preserve">es will be </w:t>
        </w:r>
      </w:ins>
      <w:ins w:id="61" w:author="David Rosenberg" w:date="2020-01-05T20:24:00Z">
        <w:r w:rsidR="00B5224D">
          <w:rPr>
            <w:rFonts w:ascii="Times New Roman" w:hAnsi="Times New Roman" w:cs="Times New Roman"/>
            <w:sz w:val="24"/>
            <w:szCs w:val="24"/>
          </w:rPr>
          <w:t>small</w:t>
        </w:r>
      </w:ins>
      <w:r w:rsidR="00440748" w:rsidRPr="00494A4E">
        <w:rPr>
          <w:rFonts w:ascii="Times New Roman" w:hAnsi="Times New Roman" w:cs="Times New Roman"/>
          <w:sz w:val="24"/>
          <w:szCs w:val="24"/>
        </w:rPr>
        <w:t xml:space="preserve"> (USBR, 2016)</w:t>
      </w:r>
      <w:r w:rsidR="00A05110" w:rsidRPr="00494A4E">
        <w:rPr>
          <w:rFonts w:ascii="Times New Roman" w:hAnsi="Times New Roman" w:cs="Times New Roman"/>
          <w:sz w:val="24"/>
          <w:szCs w:val="24"/>
        </w:rPr>
        <w:t xml:space="preserve">. </w:t>
      </w:r>
      <w:del w:id="62" w:author="David Rosenberg" w:date="2020-01-05T20:24:00Z">
        <w:r w:rsidR="00A05110" w:rsidRPr="00494A4E" w:rsidDel="00B5224D">
          <w:rPr>
            <w:rFonts w:ascii="Times New Roman" w:hAnsi="Times New Roman" w:cs="Times New Roman"/>
            <w:sz w:val="24"/>
            <w:szCs w:val="24"/>
          </w:rPr>
          <w:delText>Nevertheless, t</w:delText>
        </w:r>
      </w:del>
      <w:ins w:id="63" w:author="David Rosenberg" w:date="2020-01-05T20:24:00Z">
        <w:r w:rsidR="00B5224D">
          <w:rPr>
            <w:rFonts w:ascii="Times New Roman" w:hAnsi="Times New Roman" w:cs="Times New Roman"/>
            <w:sz w:val="24"/>
            <w:szCs w:val="24"/>
          </w:rPr>
          <w:t>T</w:t>
        </w:r>
      </w:ins>
      <w:r w:rsidR="00A05110" w:rsidRPr="00494A4E">
        <w:rPr>
          <w:rFonts w:ascii="Times New Roman" w:hAnsi="Times New Roman" w:cs="Times New Roman"/>
          <w:sz w:val="24"/>
          <w:szCs w:val="24"/>
        </w:rPr>
        <w:t xml:space="preserve">he stable low flow </w:t>
      </w:r>
      <w:r w:rsidR="007D5BB5" w:rsidRPr="00494A4E">
        <w:rPr>
          <w:rFonts w:ascii="Times New Roman" w:hAnsi="Times New Roman" w:cs="Times New Roman"/>
          <w:sz w:val="24"/>
          <w:szCs w:val="24"/>
        </w:rPr>
        <w:t xml:space="preserve">conditions </w:t>
      </w:r>
      <w:r w:rsidR="00B63A58" w:rsidRPr="00494A4E">
        <w:rPr>
          <w:rFonts w:ascii="Times New Roman" w:hAnsi="Times New Roman" w:cs="Times New Roman"/>
          <w:sz w:val="24"/>
          <w:szCs w:val="24"/>
        </w:rPr>
        <w:t xml:space="preserve">will </w:t>
      </w:r>
      <w:del w:id="64" w:author="David Rosenberg" w:date="2020-01-05T20:24:00Z">
        <w:r w:rsidR="00B63A58" w:rsidRPr="00494A4E" w:rsidDel="00B5224D">
          <w:rPr>
            <w:rFonts w:ascii="Times New Roman" w:hAnsi="Times New Roman" w:cs="Times New Roman"/>
            <w:sz w:val="24"/>
            <w:szCs w:val="24"/>
          </w:rPr>
          <w:delText>be</w:delText>
        </w:r>
        <w:r w:rsidR="00405858" w:rsidRPr="00494A4E" w:rsidDel="00B5224D">
          <w:rPr>
            <w:rFonts w:ascii="Times New Roman" w:hAnsi="Times New Roman" w:cs="Times New Roman"/>
            <w:sz w:val="24"/>
            <w:szCs w:val="24"/>
          </w:rPr>
          <w:delText xml:space="preserve"> </w:delText>
        </w:r>
      </w:del>
      <w:del w:id="65" w:author="David Rosenberg" w:date="2020-01-05T20:25:00Z">
        <w:r w:rsidR="00A05110" w:rsidRPr="00494A4E" w:rsidDel="00B5224D">
          <w:rPr>
            <w:rFonts w:ascii="Times New Roman" w:hAnsi="Times New Roman" w:cs="Times New Roman"/>
            <w:sz w:val="24"/>
            <w:szCs w:val="24"/>
          </w:rPr>
          <w:delText>favor</w:delText>
        </w:r>
      </w:del>
      <w:del w:id="66" w:author="David Rosenberg" w:date="2020-01-05T20:24:00Z">
        <w:r w:rsidR="00A05110" w:rsidRPr="00494A4E" w:rsidDel="00B5224D">
          <w:rPr>
            <w:rFonts w:ascii="Times New Roman" w:hAnsi="Times New Roman" w:cs="Times New Roman"/>
            <w:sz w:val="24"/>
            <w:szCs w:val="24"/>
          </w:rPr>
          <w:delText>able for</w:delText>
        </w:r>
      </w:del>
      <w:ins w:id="67" w:author="David Rosenberg" w:date="2020-01-05T20:25:00Z">
        <w:r w:rsidR="00B5224D">
          <w:rPr>
            <w:rFonts w:ascii="Times New Roman" w:hAnsi="Times New Roman" w:cs="Times New Roman"/>
            <w:sz w:val="24"/>
            <w:szCs w:val="24"/>
          </w:rPr>
          <w:t>allow</w:t>
        </w:r>
      </w:ins>
      <w:r w:rsidR="00A05110" w:rsidRPr="00494A4E">
        <w:rPr>
          <w:rFonts w:ascii="Times New Roman" w:hAnsi="Times New Roman" w:cs="Times New Roman"/>
          <w:sz w:val="24"/>
          <w:szCs w:val="24"/>
        </w:rPr>
        <w:t xml:space="preserve"> eggs</w:t>
      </w:r>
      <w:ins w:id="68" w:author="David Rosenberg" w:date="2020-01-05T20:24:00Z">
        <w:r w:rsidR="00B5224D">
          <w:rPr>
            <w:rFonts w:ascii="Times New Roman" w:hAnsi="Times New Roman" w:cs="Times New Roman"/>
            <w:sz w:val="24"/>
            <w:szCs w:val="24"/>
          </w:rPr>
          <w:t xml:space="preserve"> to</w:t>
        </w:r>
      </w:ins>
      <w:ins w:id="69" w:author="David Rosenberg" w:date="2020-01-05T20:25:00Z">
        <w:r w:rsidR="00B5224D">
          <w:rPr>
            <w:rFonts w:ascii="Times New Roman" w:hAnsi="Times New Roman" w:cs="Times New Roman"/>
            <w:sz w:val="24"/>
            <w:szCs w:val="24"/>
          </w:rPr>
          <w:t xml:space="preserve"> incubate for 48 hours and</w:t>
        </w:r>
      </w:ins>
      <w:r w:rsidR="00A05110" w:rsidRPr="00494A4E">
        <w:rPr>
          <w:rFonts w:ascii="Times New Roman" w:hAnsi="Times New Roman" w:cs="Times New Roman"/>
          <w:sz w:val="24"/>
          <w:szCs w:val="24"/>
        </w:rPr>
        <w:t xml:space="preserve"> </w:t>
      </w:r>
      <w:r w:rsidR="004223D1" w:rsidRPr="00494A4E">
        <w:rPr>
          <w:rFonts w:ascii="Times New Roman" w:hAnsi="Times New Roman" w:cs="Times New Roman"/>
          <w:sz w:val="24"/>
          <w:szCs w:val="24"/>
        </w:rPr>
        <w:t>hatch</w:t>
      </w:r>
      <w:del w:id="70" w:author="David Rosenberg" w:date="2020-01-05T20:24:00Z">
        <w:r w:rsidR="004223D1" w:rsidRPr="00494A4E" w:rsidDel="00B5224D">
          <w:rPr>
            <w:rFonts w:ascii="Times New Roman" w:hAnsi="Times New Roman" w:cs="Times New Roman"/>
            <w:sz w:val="24"/>
            <w:szCs w:val="24"/>
          </w:rPr>
          <w:delText>ing</w:delText>
        </w:r>
      </w:del>
      <w:r w:rsidR="00A01DE4" w:rsidRPr="00494A4E">
        <w:rPr>
          <w:rFonts w:ascii="Times New Roman" w:hAnsi="Times New Roman" w:cs="Times New Roman"/>
          <w:sz w:val="24"/>
          <w:szCs w:val="24"/>
        </w:rPr>
        <w:t xml:space="preserve">. </w:t>
      </w:r>
      <w:commentRangeStart w:id="71"/>
      <w:r w:rsidR="00A01DE4" w:rsidRPr="00494A4E">
        <w:rPr>
          <w:rFonts w:ascii="Times New Roman" w:hAnsi="Times New Roman" w:cs="Times New Roman"/>
          <w:sz w:val="24"/>
          <w:szCs w:val="24"/>
        </w:rPr>
        <w:t xml:space="preserve">Eggs laid </w:t>
      </w:r>
      <w:r w:rsidR="00A05110" w:rsidRPr="00494A4E">
        <w:rPr>
          <w:rFonts w:ascii="Times New Roman" w:hAnsi="Times New Roman" w:cs="Times New Roman"/>
          <w:sz w:val="24"/>
          <w:szCs w:val="24"/>
        </w:rPr>
        <w:t>on weekends remained wetted and never</w:t>
      </w:r>
      <w:r w:rsidR="004223D1" w:rsidRPr="00494A4E">
        <w:rPr>
          <w:rFonts w:ascii="Times New Roman" w:hAnsi="Times New Roman" w:cs="Times New Roman"/>
          <w:sz w:val="24"/>
          <w:szCs w:val="24"/>
        </w:rPr>
        <w:t xml:space="preserve"> s</w:t>
      </w:r>
      <w:r w:rsidR="00A05110" w:rsidRPr="00494A4E">
        <w:rPr>
          <w:rFonts w:ascii="Times New Roman" w:hAnsi="Times New Roman" w:cs="Times New Roman"/>
          <w:sz w:val="24"/>
          <w:szCs w:val="24"/>
        </w:rPr>
        <w:t>ubject to desiccation prior to hatching, which typically</w:t>
      </w:r>
      <w:r w:rsidR="004223D1" w:rsidRPr="00494A4E">
        <w:rPr>
          <w:rFonts w:ascii="Times New Roman" w:hAnsi="Times New Roman" w:cs="Times New Roman"/>
          <w:sz w:val="24"/>
          <w:szCs w:val="24"/>
        </w:rPr>
        <w:t xml:space="preserve"> </w:t>
      </w:r>
      <w:r w:rsidR="00A05110" w:rsidRPr="00494A4E">
        <w:rPr>
          <w:rFonts w:ascii="Times New Roman" w:hAnsi="Times New Roman" w:cs="Times New Roman"/>
          <w:sz w:val="24"/>
          <w:szCs w:val="24"/>
        </w:rPr>
        <w:t>occurs after days to weeks of incubation (Merritt et al.</w:t>
      </w:r>
      <w:r w:rsidR="00810501" w:rsidRPr="00494A4E">
        <w:rPr>
          <w:rFonts w:ascii="Times New Roman" w:hAnsi="Times New Roman" w:cs="Times New Roman"/>
          <w:sz w:val="24"/>
          <w:szCs w:val="24"/>
        </w:rPr>
        <w:t>,</w:t>
      </w:r>
      <w:r w:rsidR="00A05110" w:rsidRPr="00494A4E">
        <w:rPr>
          <w:rFonts w:ascii="Times New Roman" w:hAnsi="Times New Roman" w:cs="Times New Roman"/>
          <w:sz w:val="24"/>
          <w:szCs w:val="24"/>
        </w:rPr>
        <w:t xml:space="preserve"> 2008,</w:t>
      </w:r>
      <w:r w:rsidR="004223D1" w:rsidRPr="00494A4E">
        <w:rPr>
          <w:rFonts w:ascii="Times New Roman" w:hAnsi="Times New Roman" w:cs="Times New Roman"/>
          <w:sz w:val="24"/>
          <w:szCs w:val="24"/>
        </w:rPr>
        <w:t xml:space="preserve"> </w:t>
      </w:r>
      <w:r w:rsidR="00A05110" w:rsidRPr="00494A4E">
        <w:rPr>
          <w:rFonts w:ascii="Times New Roman" w:hAnsi="Times New Roman" w:cs="Times New Roman"/>
          <w:sz w:val="24"/>
          <w:szCs w:val="24"/>
        </w:rPr>
        <w:t>Statzner and Beche</w:t>
      </w:r>
      <w:r w:rsidR="00810501" w:rsidRPr="00494A4E">
        <w:rPr>
          <w:rFonts w:ascii="Times New Roman" w:hAnsi="Times New Roman" w:cs="Times New Roman"/>
          <w:sz w:val="24"/>
          <w:szCs w:val="24"/>
        </w:rPr>
        <w:t xml:space="preserve">, </w:t>
      </w:r>
      <w:r w:rsidR="00A05110" w:rsidRPr="00494A4E">
        <w:rPr>
          <w:rFonts w:ascii="Times New Roman" w:hAnsi="Times New Roman" w:cs="Times New Roman"/>
          <w:sz w:val="24"/>
          <w:szCs w:val="24"/>
        </w:rPr>
        <w:t>2010).</w:t>
      </w:r>
      <w:r w:rsidR="00810501" w:rsidRPr="00494A4E">
        <w:rPr>
          <w:rFonts w:ascii="Times New Roman" w:hAnsi="Times New Roman" w:cs="Times New Roman"/>
          <w:sz w:val="24"/>
          <w:szCs w:val="24"/>
        </w:rPr>
        <w:t xml:space="preserve"> </w:t>
      </w:r>
      <w:r w:rsidR="007C2506" w:rsidRPr="00494A4E">
        <w:rPr>
          <w:rFonts w:ascii="Times New Roman" w:hAnsi="Times New Roman" w:cs="Times New Roman"/>
          <w:sz w:val="24"/>
          <w:szCs w:val="24"/>
        </w:rPr>
        <w:t xml:space="preserve">Thus, </w:t>
      </w:r>
      <w:r w:rsidR="00440748" w:rsidRPr="00494A4E">
        <w:rPr>
          <w:rFonts w:ascii="Times New Roman" w:hAnsi="Times New Roman" w:cs="Times New Roman"/>
          <w:sz w:val="24"/>
          <w:szCs w:val="24"/>
        </w:rPr>
        <w:t xml:space="preserve">the suggested environmental flows </w:t>
      </w:r>
      <w:r w:rsidR="007C2506" w:rsidRPr="00494A4E">
        <w:rPr>
          <w:rFonts w:ascii="Times New Roman" w:hAnsi="Times New Roman" w:cs="Times New Roman"/>
          <w:sz w:val="24"/>
          <w:szCs w:val="24"/>
        </w:rPr>
        <w:t>will</w:t>
      </w:r>
      <w:r w:rsidR="00A05110" w:rsidRPr="00494A4E">
        <w:rPr>
          <w:rFonts w:ascii="Times New Roman" w:hAnsi="Times New Roman" w:cs="Times New Roman"/>
          <w:sz w:val="24"/>
          <w:szCs w:val="24"/>
        </w:rPr>
        <w:t xml:space="preserve"> substantially </w:t>
      </w:r>
      <w:r w:rsidR="007C2506" w:rsidRPr="00494A4E">
        <w:rPr>
          <w:rFonts w:ascii="Times New Roman" w:hAnsi="Times New Roman" w:cs="Times New Roman"/>
          <w:sz w:val="24"/>
          <w:szCs w:val="24"/>
        </w:rPr>
        <w:t>help</w:t>
      </w:r>
      <w:r w:rsidR="00A05110" w:rsidRPr="00494A4E">
        <w:rPr>
          <w:rFonts w:ascii="Times New Roman" w:hAnsi="Times New Roman" w:cs="Times New Roman"/>
          <w:sz w:val="24"/>
          <w:szCs w:val="24"/>
        </w:rPr>
        <w:t xml:space="preserve"> aquatic-insect egg laying and rearing</w:t>
      </w:r>
      <w:r w:rsidR="00E6065D" w:rsidRPr="00494A4E">
        <w:rPr>
          <w:rFonts w:ascii="Times New Roman" w:hAnsi="Times New Roman" w:cs="Times New Roman"/>
          <w:sz w:val="24"/>
          <w:szCs w:val="24"/>
        </w:rPr>
        <w:t xml:space="preserve"> life stages</w:t>
      </w:r>
      <w:r w:rsidR="00A05110" w:rsidRPr="00494A4E">
        <w:rPr>
          <w:rFonts w:ascii="Times New Roman" w:hAnsi="Times New Roman" w:cs="Times New Roman"/>
          <w:sz w:val="24"/>
          <w:szCs w:val="24"/>
        </w:rPr>
        <w:t>.</w:t>
      </w:r>
      <w:commentRangeEnd w:id="71"/>
      <w:r w:rsidR="00B5224D">
        <w:rPr>
          <w:rStyle w:val="CommentReference"/>
        </w:rPr>
        <w:commentReference w:id="71"/>
      </w:r>
      <w:r w:rsidR="004011D5" w:rsidRPr="00494A4E">
        <w:rPr>
          <w:rFonts w:ascii="Times New Roman" w:hAnsi="Times New Roman" w:cs="Times New Roman"/>
          <w:sz w:val="24"/>
          <w:szCs w:val="24"/>
        </w:rPr>
        <w:t xml:space="preserve"> </w:t>
      </w:r>
    </w:p>
    <w:p w14:paraId="6D0D6964" w14:textId="4D18F1FD" w:rsidR="00586D84" w:rsidRPr="00494A4E" w:rsidRDefault="00E32A8A" w:rsidP="00494A4E">
      <w:pPr>
        <w:ind w:firstLine="720"/>
        <w:jc w:val="both"/>
        <w:rPr>
          <w:rFonts w:ascii="Times New Roman" w:hAnsi="Times New Roman" w:cs="Times New Roman"/>
          <w:sz w:val="24"/>
          <w:szCs w:val="24"/>
        </w:rPr>
      </w:pPr>
      <w:r w:rsidRPr="00494A4E">
        <w:rPr>
          <w:rFonts w:ascii="Times New Roman" w:hAnsi="Times New Roman" w:cs="Times New Roman"/>
          <w:sz w:val="24"/>
          <w:szCs w:val="24"/>
        </w:rPr>
        <w:t>To test the hypothesis</w:t>
      </w:r>
      <w:ins w:id="72" w:author="David Rosenberg" w:date="2020-01-05T20:25:00Z">
        <w:r w:rsidR="00B5224D">
          <w:rPr>
            <w:rFonts w:ascii="Times New Roman" w:hAnsi="Times New Roman" w:cs="Times New Roman"/>
            <w:sz w:val="24"/>
            <w:szCs w:val="24"/>
          </w:rPr>
          <w:t xml:space="preserve"> of stead</w:t>
        </w:r>
      </w:ins>
      <w:ins w:id="73" w:author="David Rosenberg" w:date="2020-01-05T20:26:00Z">
        <w:r w:rsidR="00B5224D">
          <w:rPr>
            <w:rFonts w:ascii="Times New Roman" w:hAnsi="Times New Roman" w:cs="Times New Roman"/>
            <w:sz w:val="24"/>
            <w:szCs w:val="24"/>
          </w:rPr>
          <w:t>y low weekend flows</w:t>
        </w:r>
      </w:ins>
      <w:r w:rsidRPr="00494A4E">
        <w:rPr>
          <w:rFonts w:ascii="Times New Roman" w:hAnsi="Times New Roman" w:cs="Times New Roman"/>
          <w:sz w:val="24"/>
          <w:szCs w:val="24"/>
        </w:rPr>
        <w:t xml:space="preserve"> put forward by Kennedy et al., 2016, the first bug flow experiment was conducted </w:t>
      </w:r>
      <w:del w:id="74" w:author="David Rosenberg" w:date="2020-01-05T20:26:00Z">
        <w:r w:rsidRPr="00494A4E" w:rsidDel="00B5224D">
          <w:rPr>
            <w:rFonts w:ascii="Times New Roman" w:hAnsi="Times New Roman" w:cs="Times New Roman"/>
            <w:sz w:val="24"/>
            <w:szCs w:val="24"/>
          </w:rPr>
          <w:delText xml:space="preserve">in 2018 </w:delText>
        </w:r>
      </w:del>
      <w:r w:rsidRPr="00494A4E">
        <w:rPr>
          <w:rFonts w:ascii="Times New Roman" w:hAnsi="Times New Roman" w:cs="Times New Roman"/>
          <w:sz w:val="24"/>
          <w:szCs w:val="24"/>
        </w:rPr>
        <w:t>between May</w:t>
      </w:r>
      <w:del w:id="75" w:author="David Rosenberg" w:date="2020-01-05T20:26:00Z">
        <w:r w:rsidRPr="00494A4E" w:rsidDel="00B5224D">
          <w:rPr>
            <w:rFonts w:ascii="Times New Roman" w:hAnsi="Times New Roman" w:cs="Times New Roman"/>
            <w:sz w:val="24"/>
            <w:szCs w:val="24"/>
          </w:rPr>
          <w:delText>-</w:delText>
        </w:r>
      </w:del>
      <w:ins w:id="76" w:author="David Rosenberg" w:date="2020-01-05T20:26:00Z">
        <w:r w:rsidR="00B5224D">
          <w:rPr>
            <w:rFonts w:ascii="Times New Roman" w:hAnsi="Times New Roman" w:cs="Times New Roman"/>
            <w:sz w:val="24"/>
            <w:szCs w:val="24"/>
          </w:rPr>
          <w:t xml:space="preserve"> and</w:t>
        </w:r>
      </w:ins>
      <w:r w:rsidRPr="00494A4E">
        <w:rPr>
          <w:rFonts w:ascii="Times New Roman" w:hAnsi="Times New Roman" w:cs="Times New Roman"/>
          <w:sz w:val="24"/>
          <w:szCs w:val="24"/>
        </w:rPr>
        <w:t xml:space="preserve"> August</w:t>
      </w:r>
      <w:ins w:id="77" w:author="David Rosenberg" w:date="2020-01-05T20:26:00Z">
        <w:r w:rsidR="00B5224D">
          <w:rPr>
            <w:rFonts w:ascii="Times New Roman" w:hAnsi="Times New Roman" w:cs="Times New Roman"/>
            <w:sz w:val="24"/>
            <w:szCs w:val="24"/>
          </w:rPr>
          <w:t>, 2018</w:t>
        </w:r>
      </w:ins>
      <w:r w:rsidRPr="00494A4E">
        <w:rPr>
          <w:rFonts w:ascii="Times New Roman" w:hAnsi="Times New Roman" w:cs="Times New Roman"/>
          <w:sz w:val="24"/>
          <w:szCs w:val="24"/>
        </w:rPr>
        <w:t xml:space="preserve"> (GCDAMP, 2019). The experiment </w:t>
      </w:r>
      <w:r w:rsidR="00401EC6" w:rsidRPr="00494A4E">
        <w:rPr>
          <w:rFonts w:ascii="Times New Roman" w:hAnsi="Times New Roman" w:cs="Times New Roman"/>
          <w:sz w:val="24"/>
          <w:szCs w:val="24"/>
        </w:rPr>
        <w:t>was</w:t>
      </w:r>
      <w:r w:rsidRPr="00494A4E">
        <w:rPr>
          <w:rFonts w:ascii="Times New Roman" w:hAnsi="Times New Roman" w:cs="Times New Roman"/>
          <w:sz w:val="24"/>
          <w:szCs w:val="24"/>
        </w:rPr>
        <w:t xml:space="preserve"> included in the Preferred Alternative of the long term experimental and monitoring program (</w:t>
      </w:r>
      <w:hyperlink r:id="rId14" w:tgtFrame="_blank" w:history="1">
        <w:r w:rsidRPr="00494A4E">
          <w:rPr>
            <w:rFonts w:ascii="Times New Roman" w:hAnsi="Times New Roman" w:cs="Times New Roman"/>
            <w:sz w:val="24"/>
            <w:szCs w:val="24"/>
          </w:rPr>
          <w:t>LTEMP DEIS</w:t>
        </w:r>
      </w:hyperlink>
      <w:r w:rsidRPr="00494A4E">
        <w:rPr>
          <w:rFonts w:ascii="Times New Roman" w:hAnsi="Times New Roman" w:cs="Times New Roman"/>
          <w:sz w:val="24"/>
          <w:szCs w:val="24"/>
        </w:rPr>
        <w:t>) and ha</w:t>
      </w:r>
      <w:r w:rsidR="00401EC6" w:rsidRPr="00494A4E">
        <w:rPr>
          <w:rFonts w:ascii="Times New Roman" w:hAnsi="Times New Roman" w:cs="Times New Roman"/>
          <w:sz w:val="24"/>
          <w:szCs w:val="24"/>
        </w:rPr>
        <w:t>s</w:t>
      </w:r>
      <w:r w:rsidRPr="00494A4E">
        <w:rPr>
          <w:rFonts w:ascii="Times New Roman" w:hAnsi="Times New Roman" w:cs="Times New Roman"/>
          <w:sz w:val="24"/>
          <w:szCs w:val="24"/>
        </w:rPr>
        <w:t xml:space="preserve"> been repeated in 2019.</w:t>
      </w:r>
      <w:r w:rsidR="00401EC6" w:rsidRPr="00494A4E">
        <w:rPr>
          <w:rFonts w:ascii="Times New Roman" w:hAnsi="Times New Roman" w:cs="Times New Roman"/>
          <w:sz w:val="24"/>
          <w:szCs w:val="24"/>
        </w:rPr>
        <w:t xml:space="preserve"> </w:t>
      </w:r>
      <w:del w:id="78" w:author="David Rosenberg" w:date="2020-01-05T20:26:00Z">
        <w:r w:rsidR="00401EC6" w:rsidRPr="00494A4E" w:rsidDel="00B5224D">
          <w:rPr>
            <w:rFonts w:ascii="Times New Roman" w:hAnsi="Times New Roman" w:cs="Times New Roman"/>
            <w:sz w:val="24"/>
            <w:szCs w:val="24"/>
          </w:rPr>
          <w:delText xml:space="preserve">There </w:delText>
        </w:r>
        <w:r w:rsidR="00AF7DB8" w:rsidRPr="00494A4E" w:rsidDel="00B5224D">
          <w:rPr>
            <w:rFonts w:ascii="Times New Roman" w:hAnsi="Times New Roman" w:cs="Times New Roman"/>
            <w:sz w:val="24"/>
            <w:szCs w:val="24"/>
          </w:rPr>
          <w:delText xml:space="preserve">are </w:delText>
        </w:r>
        <w:r w:rsidR="00401EC6" w:rsidRPr="00494A4E" w:rsidDel="00B5224D">
          <w:rPr>
            <w:rFonts w:ascii="Times New Roman" w:hAnsi="Times New Roman" w:cs="Times New Roman"/>
            <w:sz w:val="24"/>
            <w:szCs w:val="24"/>
          </w:rPr>
          <w:delText>few studies</w:delText>
        </w:r>
      </w:del>
      <w:ins w:id="79" w:author="David Rosenberg" w:date="2020-01-05T20:26:00Z">
        <w:r w:rsidR="00B5224D">
          <w:rPr>
            <w:rFonts w:ascii="Times New Roman" w:hAnsi="Times New Roman" w:cs="Times New Roman"/>
            <w:sz w:val="24"/>
            <w:szCs w:val="24"/>
          </w:rPr>
          <w:t>Several researchers are</w:t>
        </w:r>
      </w:ins>
      <w:r w:rsidR="00401EC6" w:rsidRPr="00494A4E">
        <w:rPr>
          <w:rFonts w:ascii="Times New Roman" w:hAnsi="Times New Roman" w:cs="Times New Roman"/>
          <w:sz w:val="24"/>
          <w:szCs w:val="24"/>
        </w:rPr>
        <w:t xml:space="preserve"> trying to quantify the impacts</w:t>
      </w:r>
      <w:r w:rsidR="00AF7DB8" w:rsidRPr="00494A4E">
        <w:rPr>
          <w:rFonts w:ascii="Times New Roman" w:hAnsi="Times New Roman" w:cs="Times New Roman"/>
          <w:sz w:val="24"/>
          <w:szCs w:val="24"/>
        </w:rPr>
        <w:t xml:space="preserve"> of bug flow experiment</w:t>
      </w:r>
      <w:del w:id="80" w:author="David Rosenberg" w:date="2020-01-05T20:27:00Z">
        <w:r w:rsidR="00401EC6" w:rsidRPr="00494A4E" w:rsidDel="00B5224D">
          <w:rPr>
            <w:rFonts w:ascii="Times New Roman" w:hAnsi="Times New Roman" w:cs="Times New Roman"/>
            <w:sz w:val="24"/>
            <w:szCs w:val="24"/>
          </w:rPr>
          <w:delText xml:space="preserve"> on various </w:delText>
        </w:r>
        <w:r w:rsidR="00AF7DB8" w:rsidRPr="00494A4E" w:rsidDel="00B5224D">
          <w:rPr>
            <w:rFonts w:ascii="Times New Roman" w:hAnsi="Times New Roman" w:cs="Times New Roman"/>
            <w:sz w:val="24"/>
            <w:szCs w:val="24"/>
          </w:rPr>
          <w:delText>indicators such as report by</w:delText>
        </w:r>
      </w:del>
      <w:ins w:id="81" w:author="David Rosenberg" w:date="2020-01-05T20:27:00Z">
        <w:r w:rsidR="00B5224D">
          <w:rPr>
            <w:rFonts w:ascii="Times New Roman" w:hAnsi="Times New Roman" w:cs="Times New Roman"/>
            <w:sz w:val="24"/>
            <w:szCs w:val="24"/>
          </w:rPr>
          <w:t>.</w:t>
        </w:r>
      </w:ins>
      <w:r w:rsidR="00AF7DB8" w:rsidRPr="00494A4E">
        <w:rPr>
          <w:rFonts w:ascii="Times New Roman" w:hAnsi="Times New Roman" w:cs="Times New Roman"/>
          <w:sz w:val="24"/>
          <w:szCs w:val="24"/>
        </w:rPr>
        <w:t xml:space="preserve"> Ploussard &amp; Veselka, 2019 explore</w:t>
      </w:r>
      <w:del w:id="82" w:author="David Rosenberg" w:date="2020-01-05T20:27:00Z">
        <w:r w:rsidR="00AF7DB8" w:rsidRPr="00494A4E" w:rsidDel="00B5224D">
          <w:rPr>
            <w:rFonts w:ascii="Times New Roman" w:hAnsi="Times New Roman" w:cs="Times New Roman"/>
            <w:sz w:val="24"/>
            <w:szCs w:val="24"/>
          </w:rPr>
          <w:delText>s</w:delText>
        </w:r>
      </w:del>
      <w:r w:rsidR="00AF7DB8" w:rsidRPr="00494A4E">
        <w:rPr>
          <w:rFonts w:ascii="Times New Roman" w:hAnsi="Times New Roman" w:cs="Times New Roman"/>
          <w:sz w:val="24"/>
          <w:szCs w:val="24"/>
        </w:rPr>
        <w:t xml:space="preserve"> the financial implication caused by the experiment. </w:t>
      </w:r>
      <w:commentRangeStart w:id="83"/>
      <w:r w:rsidR="009B2A8F" w:rsidRPr="00494A4E">
        <w:rPr>
          <w:rFonts w:ascii="Times New Roman" w:hAnsi="Times New Roman" w:cs="Times New Roman"/>
          <w:sz w:val="24"/>
          <w:szCs w:val="24"/>
        </w:rPr>
        <w:t>Although the study has quantified the</w:t>
      </w:r>
      <w:r w:rsidR="00AF7DB8" w:rsidRPr="00494A4E">
        <w:rPr>
          <w:rFonts w:ascii="Times New Roman" w:hAnsi="Times New Roman" w:cs="Times New Roman"/>
          <w:sz w:val="24"/>
          <w:szCs w:val="24"/>
        </w:rPr>
        <w:t xml:space="preserve"> </w:t>
      </w:r>
      <w:r w:rsidR="009B2A8F" w:rsidRPr="00494A4E">
        <w:rPr>
          <w:rFonts w:ascii="Times New Roman" w:hAnsi="Times New Roman" w:cs="Times New Roman"/>
          <w:sz w:val="24"/>
          <w:szCs w:val="24"/>
        </w:rPr>
        <w:t xml:space="preserve">financial difference due to hydropower generation variability </w:t>
      </w:r>
      <w:r w:rsidR="000C2E9F" w:rsidRPr="00494A4E">
        <w:rPr>
          <w:rFonts w:ascii="Times New Roman" w:hAnsi="Times New Roman" w:cs="Times New Roman"/>
          <w:sz w:val="24"/>
          <w:szCs w:val="24"/>
        </w:rPr>
        <w:t xml:space="preserve">from </w:t>
      </w:r>
      <w:r w:rsidR="009B2A8F" w:rsidRPr="00494A4E">
        <w:rPr>
          <w:rFonts w:ascii="Times New Roman" w:hAnsi="Times New Roman" w:cs="Times New Roman"/>
          <w:sz w:val="24"/>
          <w:szCs w:val="24"/>
        </w:rPr>
        <w:t xml:space="preserve">hydropeaking but, </w:t>
      </w:r>
      <w:commentRangeEnd w:id="83"/>
      <w:r w:rsidR="00B5224D">
        <w:rPr>
          <w:rStyle w:val="CommentReference"/>
        </w:rPr>
        <w:commentReference w:id="83"/>
      </w:r>
      <w:r w:rsidR="009B2A8F" w:rsidRPr="00494A4E">
        <w:rPr>
          <w:rFonts w:ascii="Times New Roman" w:hAnsi="Times New Roman" w:cs="Times New Roman"/>
          <w:sz w:val="24"/>
          <w:szCs w:val="24"/>
        </w:rPr>
        <w:t>n</w:t>
      </w:r>
      <w:r w:rsidR="00FA4688" w:rsidRPr="00494A4E">
        <w:rPr>
          <w:rFonts w:ascii="Times New Roman" w:hAnsi="Times New Roman" w:cs="Times New Roman"/>
          <w:sz w:val="24"/>
          <w:szCs w:val="24"/>
        </w:rPr>
        <w:t xml:space="preserve">o </w:t>
      </w:r>
      <w:r w:rsidR="009B2A8F" w:rsidRPr="00494A4E">
        <w:rPr>
          <w:rFonts w:ascii="Times New Roman" w:hAnsi="Times New Roman" w:cs="Times New Roman"/>
          <w:sz w:val="24"/>
          <w:szCs w:val="24"/>
        </w:rPr>
        <w:t xml:space="preserve">one </w:t>
      </w:r>
      <w:del w:id="84" w:author="David Rosenberg" w:date="2020-01-05T20:28:00Z">
        <w:r w:rsidR="009B2A8F" w:rsidRPr="00494A4E" w:rsidDel="00B5224D">
          <w:rPr>
            <w:rFonts w:ascii="Times New Roman" w:hAnsi="Times New Roman" w:cs="Times New Roman"/>
            <w:sz w:val="24"/>
            <w:szCs w:val="24"/>
          </w:rPr>
          <w:delText xml:space="preserve">till date </w:delText>
        </w:r>
      </w:del>
      <w:r w:rsidR="009B2A8F" w:rsidRPr="00494A4E">
        <w:rPr>
          <w:rFonts w:ascii="Times New Roman" w:hAnsi="Times New Roman" w:cs="Times New Roman"/>
          <w:sz w:val="24"/>
          <w:szCs w:val="24"/>
        </w:rPr>
        <w:t xml:space="preserve">has </w:t>
      </w:r>
      <w:del w:id="85" w:author="David Rosenberg" w:date="2020-01-05T20:28:00Z">
        <w:r w:rsidR="009B2A8F" w:rsidRPr="00494A4E" w:rsidDel="00B5224D">
          <w:rPr>
            <w:rFonts w:ascii="Times New Roman" w:hAnsi="Times New Roman" w:cs="Times New Roman"/>
            <w:sz w:val="24"/>
            <w:szCs w:val="24"/>
          </w:rPr>
          <w:delText xml:space="preserve">calculated </w:delText>
        </w:r>
      </w:del>
      <w:ins w:id="86" w:author="David Rosenberg" w:date="2020-01-05T20:28:00Z">
        <w:r w:rsidR="00B5224D">
          <w:rPr>
            <w:rFonts w:ascii="Times New Roman" w:hAnsi="Times New Roman" w:cs="Times New Roman"/>
            <w:sz w:val="24"/>
            <w:szCs w:val="24"/>
          </w:rPr>
          <w:t>shown</w:t>
        </w:r>
        <w:r w:rsidR="00B5224D" w:rsidRPr="00494A4E">
          <w:rPr>
            <w:rFonts w:ascii="Times New Roman" w:hAnsi="Times New Roman" w:cs="Times New Roman"/>
            <w:sz w:val="24"/>
            <w:szCs w:val="24"/>
          </w:rPr>
          <w:t xml:space="preserve"> </w:t>
        </w:r>
      </w:ins>
      <w:r w:rsidR="009B2A8F" w:rsidRPr="00494A4E">
        <w:rPr>
          <w:rFonts w:ascii="Times New Roman" w:hAnsi="Times New Roman" w:cs="Times New Roman"/>
          <w:sz w:val="24"/>
          <w:szCs w:val="24"/>
        </w:rPr>
        <w:t>the tradeoff</w:t>
      </w:r>
      <w:r w:rsidR="00FA4688" w:rsidRPr="00494A4E">
        <w:rPr>
          <w:rFonts w:ascii="Times New Roman" w:hAnsi="Times New Roman" w:cs="Times New Roman"/>
          <w:sz w:val="24"/>
          <w:szCs w:val="24"/>
        </w:rPr>
        <w:t>s</w:t>
      </w:r>
      <w:r w:rsidR="009B2A8F" w:rsidRPr="00494A4E">
        <w:rPr>
          <w:rFonts w:ascii="Times New Roman" w:hAnsi="Times New Roman" w:cs="Times New Roman"/>
          <w:sz w:val="24"/>
          <w:szCs w:val="24"/>
        </w:rPr>
        <w:t xml:space="preserve"> between </w:t>
      </w:r>
      <w:commentRangeStart w:id="87"/>
      <w:r w:rsidR="009B2A8F" w:rsidRPr="00494A4E">
        <w:rPr>
          <w:rFonts w:ascii="Times New Roman" w:hAnsi="Times New Roman" w:cs="Times New Roman"/>
          <w:sz w:val="24"/>
          <w:szCs w:val="24"/>
        </w:rPr>
        <w:t xml:space="preserve">hydropeaking index </w:t>
      </w:r>
      <w:commentRangeEnd w:id="87"/>
      <w:r w:rsidR="00B5224D">
        <w:rPr>
          <w:rStyle w:val="CommentReference"/>
        </w:rPr>
        <w:commentReference w:id="87"/>
      </w:r>
      <w:r w:rsidR="009B2A8F" w:rsidRPr="00494A4E">
        <w:rPr>
          <w:rFonts w:ascii="Times New Roman" w:hAnsi="Times New Roman" w:cs="Times New Roman"/>
          <w:sz w:val="24"/>
          <w:szCs w:val="24"/>
        </w:rPr>
        <w:t>and hydropower revenue generation.</w:t>
      </w:r>
      <w:r w:rsidR="00FA4688" w:rsidRPr="00494A4E">
        <w:rPr>
          <w:rFonts w:ascii="Times New Roman" w:hAnsi="Times New Roman" w:cs="Times New Roman"/>
          <w:sz w:val="24"/>
          <w:szCs w:val="24"/>
        </w:rPr>
        <w:t xml:space="preserve"> </w:t>
      </w:r>
    </w:p>
    <w:p w14:paraId="45FEA65E" w14:textId="7273692B" w:rsidR="00541E69" w:rsidRPr="00494A4E" w:rsidRDefault="00FA4688" w:rsidP="00494A4E">
      <w:pPr>
        <w:ind w:firstLine="720"/>
        <w:jc w:val="both"/>
        <w:rPr>
          <w:rFonts w:ascii="Times New Roman" w:hAnsi="Times New Roman" w:cs="Times New Roman"/>
          <w:sz w:val="24"/>
          <w:szCs w:val="24"/>
        </w:rPr>
      </w:pPr>
      <w:del w:id="88" w:author="David Rosenberg" w:date="2020-01-05T20:28:00Z">
        <w:r w:rsidRPr="00494A4E" w:rsidDel="00B5224D">
          <w:rPr>
            <w:rFonts w:ascii="Times New Roman" w:hAnsi="Times New Roman" w:cs="Times New Roman"/>
            <w:sz w:val="24"/>
            <w:szCs w:val="24"/>
          </w:rPr>
          <w:delText>Therefore, the presented</w:delText>
        </w:r>
      </w:del>
      <w:ins w:id="89" w:author="David Rosenberg" w:date="2020-01-05T20:28:00Z">
        <w:r w:rsidR="00B5224D">
          <w:rPr>
            <w:rFonts w:ascii="Times New Roman" w:hAnsi="Times New Roman" w:cs="Times New Roman"/>
            <w:sz w:val="24"/>
            <w:szCs w:val="24"/>
          </w:rPr>
          <w:t>This</w:t>
        </w:r>
      </w:ins>
      <w:r w:rsidRPr="00494A4E">
        <w:rPr>
          <w:rFonts w:ascii="Times New Roman" w:hAnsi="Times New Roman" w:cs="Times New Roman"/>
          <w:sz w:val="24"/>
          <w:szCs w:val="24"/>
        </w:rPr>
        <w:t xml:space="preserve"> study will </w:t>
      </w:r>
      <w:commentRangeStart w:id="90"/>
      <w:commentRangeStart w:id="91"/>
      <w:r w:rsidR="00541E69" w:rsidRPr="00494A4E">
        <w:rPr>
          <w:rFonts w:ascii="Times New Roman" w:hAnsi="Times New Roman" w:cs="Times New Roman"/>
          <w:sz w:val="24"/>
          <w:szCs w:val="24"/>
        </w:rPr>
        <w:t>calculate the tradeoffs</w:t>
      </w:r>
      <w:r w:rsidR="003125E7" w:rsidRPr="00494A4E">
        <w:rPr>
          <w:rFonts w:ascii="Times New Roman" w:hAnsi="Times New Roman" w:cs="Times New Roman"/>
          <w:sz w:val="24"/>
          <w:szCs w:val="24"/>
        </w:rPr>
        <w:t xml:space="preserve"> using </w:t>
      </w:r>
      <w:r w:rsidR="00541E69" w:rsidRPr="00494A4E">
        <w:rPr>
          <w:rFonts w:ascii="Times New Roman" w:hAnsi="Times New Roman" w:cs="Times New Roman"/>
          <w:sz w:val="24"/>
          <w:szCs w:val="24"/>
        </w:rPr>
        <w:t>optimization model developed in general algebraic modeling system (GAMS).</w:t>
      </w:r>
      <w:commentRangeEnd w:id="90"/>
      <w:r w:rsidR="00B5224D">
        <w:rPr>
          <w:rStyle w:val="CommentReference"/>
        </w:rPr>
        <w:commentReference w:id="90"/>
      </w:r>
      <w:r w:rsidR="00586D84" w:rsidRPr="00494A4E">
        <w:rPr>
          <w:rFonts w:ascii="Times New Roman" w:hAnsi="Times New Roman" w:cs="Times New Roman"/>
          <w:sz w:val="24"/>
          <w:szCs w:val="24"/>
        </w:rPr>
        <w:t xml:space="preserve"> </w:t>
      </w:r>
      <w:commentRangeStart w:id="92"/>
      <w:r w:rsidR="00FC5AFD" w:rsidRPr="00494A4E">
        <w:rPr>
          <w:rFonts w:ascii="Times New Roman" w:hAnsi="Times New Roman" w:cs="Times New Roman"/>
          <w:sz w:val="24"/>
          <w:szCs w:val="24"/>
        </w:rPr>
        <w:t>If low steady flows are favorable for bugs population, t</w:t>
      </w:r>
      <w:r w:rsidR="00541E69" w:rsidRPr="00494A4E">
        <w:rPr>
          <w:rFonts w:ascii="Times New Roman" w:hAnsi="Times New Roman" w:cs="Times New Roman"/>
          <w:sz w:val="24"/>
          <w:szCs w:val="24"/>
        </w:rPr>
        <w:t xml:space="preserve">he </w:t>
      </w:r>
      <w:r w:rsidR="00FC5AFD" w:rsidRPr="00494A4E">
        <w:rPr>
          <w:rFonts w:ascii="Times New Roman" w:hAnsi="Times New Roman" w:cs="Times New Roman"/>
          <w:sz w:val="24"/>
          <w:szCs w:val="24"/>
        </w:rPr>
        <w:t xml:space="preserve">developed </w:t>
      </w:r>
      <w:r w:rsidR="00541E69" w:rsidRPr="00494A4E">
        <w:rPr>
          <w:rFonts w:ascii="Times New Roman" w:hAnsi="Times New Roman" w:cs="Times New Roman"/>
          <w:sz w:val="24"/>
          <w:szCs w:val="24"/>
        </w:rPr>
        <w:t xml:space="preserve">model has capability to devise </w:t>
      </w:r>
      <w:r w:rsidR="00586D84" w:rsidRPr="00494A4E">
        <w:rPr>
          <w:rFonts w:ascii="Times New Roman" w:hAnsi="Times New Roman" w:cs="Times New Roman"/>
          <w:sz w:val="24"/>
          <w:szCs w:val="24"/>
        </w:rPr>
        <w:t xml:space="preserve">dam </w:t>
      </w:r>
      <w:r w:rsidR="00541E69" w:rsidRPr="00494A4E">
        <w:rPr>
          <w:rFonts w:ascii="Times New Roman" w:hAnsi="Times New Roman" w:cs="Times New Roman"/>
          <w:sz w:val="24"/>
          <w:szCs w:val="24"/>
        </w:rPr>
        <w:t>releases (decision variable) corresponding to maximization of hydropower revenue and minimization of hydropeaking index.</w:t>
      </w:r>
      <w:commentRangeEnd w:id="92"/>
      <w:r w:rsidR="00B5224D">
        <w:rPr>
          <w:rStyle w:val="CommentReference"/>
        </w:rPr>
        <w:commentReference w:id="92"/>
      </w:r>
      <w:r w:rsidR="00586D84" w:rsidRPr="00494A4E">
        <w:rPr>
          <w:rFonts w:ascii="Times New Roman" w:hAnsi="Times New Roman" w:cs="Times New Roman"/>
          <w:sz w:val="24"/>
          <w:szCs w:val="24"/>
        </w:rPr>
        <w:t xml:space="preserve"> </w:t>
      </w:r>
      <w:commentRangeStart w:id="93"/>
      <w:r w:rsidR="006A07E0" w:rsidRPr="00494A4E">
        <w:rPr>
          <w:rFonts w:ascii="Times New Roman" w:hAnsi="Times New Roman" w:cs="Times New Roman"/>
          <w:sz w:val="24"/>
          <w:szCs w:val="24"/>
        </w:rPr>
        <w:t xml:space="preserve">The model </w:t>
      </w:r>
      <w:r w:rsidR="00586D84" w:rsidRPr="00494A4E">
        <w:rPr>
          <w:rFonts w:ascii="Times New Roman" w:hAnsi="Times New Roman" w:cs="Times New Roman"/>
          <w:sz w:val="24"/>
          <w:szCs w:val="24"/>
        </w:rPr>
        <w:t>run</w:t>
      </w:r>
      <w:r w:rsidR="006A07E0" w:rsidRPr="00494A4E">
        <w:rPr>
          <w:rFonts w:ascii="Times New Roman" w:hAnsi="Times New Roman" w:cs="Times New Roman"/>
          <w:sz w:val="24"/>
          <w:szCs w:val="24"/>
        </w:rPr>
        <w:t>s</w:t>
      </w:r>
      <w:r w:rsidR="00586D84" w:rsidRPr="00494A4E">
        <w:rPr>
          <w:rFonts w:ascii="Times New Roman" w:hAnsi="Times New Roman" w:cs="Times New Roman"/>
          <w:sz w:val="24"/>
          <w:szCs w:val="24"/>
        </w:rPr>
        <w:t xml:space="preserve"> for one month with two sub-daily timesteps </w:t>
      </w:r>
      <w:del w:id="94" w:author="David Rosenberg" w:date="2020-01-05T20:30:00Z">
        <w:r w:rsidR="00586D84" w:rsidRPr="00494A4E" w:rsidDel="00B5224D">
          <w:rPr>
            <w:rFonts w:ascii="Times New Roman" w:hAnsi="Times New Roman" w:cs="Times New Roman"/>
            <w:sz w:val="24"/>
            <w:szCs w:val="24"/>
          </w:rPr>
          <w:delText xml:space="preserve">and </w:delText>
        </w:r>
        <w:r w:rsidR="006A07E0" w:rsidRPr="00494A4E" w:rsidDel="00B5224D">
          <w:rPr>
            <w:rFonts w:ascii="Times New Roman" w:hAnsi="Times New Roman" w:cs="Times New Roman"/>
            <w:sz w:val="24"/>
            <w:szCs w:val="24"/>
          </w:rPr>
          <w:delText xml:space="preserve">was </w:delText>
        </w:r>
      </w:del>
      <w:r w:rsidR="00586D84" w:rsidRPr="00494A4E">
        <w:rPr>
          <w:rFonts w:ascii="Times New Roman" w:hAnsi="Times New Roman" w:cs="Times New Roman"/>
          <w:sz w:val="24"/>
          <w:szCs w:val="24"/>
        </w:rPr>
        <w:t>subject</w:t>
      </w:r>
      <w:del w:id="95" w:author="David Rosenberg" w:date="2020-01-05T20:30:00Z">
        <w:r w:rsidR="006A07E0" w:rsidRPr="00494A4E" w:rsidDel="00B5224D">
          <w:rPr>
            <w:rFonts w:ascii="Times New Roman" w:hAnsi="Times New Roman" w:cs="Times New Roman"/>
            <w:sz w:val="24"/>
            <w:szCs w:val="24"/>
          </w:rPr>
          <w:delText>ed</w:delText>
        </w:r>
      </w:del>
      <w:r w:rsidR="00586D84" w:rsidRPr="00494A4E">
        <w:rPr>
          <w:rFonts w:ascii="Times New Roman" w:hAnsi="Times New Roman" w:cs="Times New Roman"/>
          <w:sz w:val="24"/>
          <w:szCs w:val="24"/>
        </w:rPr>
        <w:t xml:space="preserve"> to daily release limits, maximum energy generation, storage limits, and an exogenously specified monthly release volume.</w:t>
      </w:r>
      <w:commentRangeEnd w:id="93"/>
      <w:r w:rsidR="00B5224D">
        <w:rPr>
          <w:rStyle w:val="CommentReference"/>
        </w:rPr>
        <w:commentReference w:id="93"/>
      </w:r>
      <w:r w:rsidR="00586D84" w:rsidRPr="00494A4E">
        <w:rPr>
          <w:rFonts w:ascii="Times New Roman" w:hAnsi="Times New Roman" w:cs="Times New Roman"/>
          <w:sz w:val="24"/>
          <w:szCs w:val="24"/>
        </w:rPr>
        <w:t xml:space="preserve"> </w:t>
      </w:r>
      <w:commentRangeEnd w:id="91"/>
      <w:r w:rsidR="00B5224D">
        <w:rPr>
          <w:rStyle w:val="CommentReference"/>
        </w:rPr>
        <w:commentReference w:id="91"/>
      </w:r>
      <w:r w:rsidR="006A07E0" w:rsidRPr="00494A4E">
        <w:rPr>
          <w:rFonts w:ascii="Times New Roman" w:hAnsi="Times New Roman" w:cs="Times New Roman"/>
          <w:sz w:val="24"/>
          <w:szCs w:val="24"/>
        </w:rPr>
        <w:t xml:space="preserve">To </w:t>
      </w:r>
      <w:r w:rsidR="00FA7CA3" w:rsidRPr="00494A4E">
        <w:rPr>
          <w:rFonts w:ascii="Times New Roman" w:hAnsi="Times New Roman" w:cs="Times New Roman"/>
          <w:sz w:val="24"/>
          <w:szCs w:val="24"/>
        </w:rPr>
        <w:t>deal with</w:t>
      </w:r>
      <w:r w:rsidR="00586D84" w:rsidRPr="00494A4E">
        <w:rPr>
          <w:rFonts w:ascii="Times New Roman" w:hAnsi="Times New Roman" w:cs="Times New Roman"/>
          <w:sz w:val="24"/>
          <w:szCs w:val="24"/>
        </w:rPr>
        <w:t xml:space="preserve"> multiple objective</w:t>
      </w:r>
      <w:r w:rsidR="006A07E0" w:rsidRPr="00494A4E">
        <w:rPr>
          <w:rFonts w:ascii="Times New Roman" w:hAnsi="Times New Roman" w:cs="Times New Roman"/>
          <w:sz w:val="24"/>
          <w:szCs w:val="24"/>
        </w:rPr>
        <w:t>s problem</w:t>
      </w:r>
      <w:r w:rsidR="00586D84" w:rsidRPr="00494A4E">
        <w:rPr>
          <w:rFonts w:ascii="Times New Roman" w:hAnsi="Times New Roman" w:cs="Times New Roman"/>
          <w:sz w:val="24"/>
          <w:szCs w:val="24"/>
        </w:rPr>
        <w:t xml:space="preserve">, the constraint method was used to identify the tradeoff between the energy generation and bug objectives. The </w:t>
      </w:r>
      <w:r w:rsidR="00FC5AFD" w:rsidRPr="00494A4E">
        <w:rPr>
          <w:rFonts w:ascii="Times New Roman" w:hAnsi="Times New Roman" w:cs="Times New Roman"/>
          <w:sz w:val="24"/>
          <w:szCs w:val="24"/>
        </w:rPr>
        <w:t xml:space="preserve">model </w:t>
      </w:r>
      <w:del w:id="96" w:author="David Rosenberg" w:date="2020-01-05T20:36:00Z">
        <w:r w:rsidR="00FC5AFD" w:rsidRPr="00494A4E" w:rsidDel="001A1DC2">
          <w:rPr>
            <w:rFonts w:ascii="Times New Roman" w:hAnsi="Times New Roman" w:cs="Times New Roman"/>
            <w:sz w:val="24"/>
            <w:szCs w:val="24"/>
          </w:rPr>
          <w:delText>tests</w:delText>
        </w:r>
        <w:r w:rsidR="00586D84" w:rsidRPr="00494A4E" w:rsidDel="001A1DC2">
          <w:rPr>
            <w:rFonts w:ascii="Times New Roman" w:hAnsi="Times New Roman" w:cs="Times New Roman"/>
            <w:sz w:val="24"/>
            <w:szCs w:val="24"/>
          </w:rPr>
          <w:delText xml:space="preserve"> </w:delText>
        </w:r>
      </w:del>
      <w:ins w:id="97" w:author="David Rosenberg" w:date="2020-01-05T20:36:00Z">
        <w:r w:rsidR="001A1DC2">
          <w:rPr>
            <w:rFonts w:ascii="Times New Roman" w:hAnsi="Times New Roman" w:cs="Times New Roman"/>
            <w:sz w:val="24"/>
            <w:szCs w:val="24"/>
          </w:rPr>
          <w:t>shows how the bug-</w:t>
        </w:r>
        <w:r w:rsidR="001A1DC2">
          <w:rPr>
            <w:rFonts w:ascii="Times New Roman" w:hAnsi="Times New Roman" w:cs="Times New Roman"/>
            <w:sz w:val="24"/>
            <w:szCs w:val="24"/>
          </w:rPr>
          <w:lastRenderedPageBreak/>
          <w:t xml:space="preserve">hydropower revenue tradeoff changes for </w:t>
        </w:r>
      </w:ins>
      <w:r w:rsidR="00586D84" w:rsidRPr="00494A4E">
        <w:rPr>
          <w:rFonts w:ascii="Times New Roman" w:hAnsi="Times New Roman" w:cs="Times New Roman"/>
          <w:sz w:val="24"/>
          <w:szCs w:val="24"/>
        </w:rPr>
        <w:t>scenarios that vary month of the year, monthly flow volume, number of consecutive days of bug flows, and the steady bug flow release value</w:t>
      </w:r>
      <w:r w:rsidR="00FC5AFD" w:rsidRPr="00494A4E">
        <w:rPr>
          <w:rFonts w:ascii="Times New Roman" w:hAnsi="Times New Roman" w:cs="Times New Roman"/>
          <w:sz w:val="24"/>
          <w:szCs w:val="24"/>
        </w:rPr>
        <w:t xml:space="preserve">. </w:t>
      </w:r>
      <w:del w:id="98" w:author="David Rosenberg" w:date="2020-01-05T20:37:00Z">
        <w:r w:rsidR="00FC5AFD" w:rsidRPr="00494A4E" w:rsidDel="001A1DC2">
          <w:rPr>
            <w:rFonts w:ascii="Times New Roman" w:hAnsi="Times New Roman" w:cs="Times New Roman"/>
            <w:sz w:val="24"/>
            <w:szCs w:val="24"/>
          </w:rPr>
          <w:delText xml:space="preserve">The outcome of the study </w:delText>
        </w:r>
        <w:r w:rsidR="00FA7CA3" w:rsidRPr="00494A4E" w:rsidDel="001A1DC2">
          <w:rPr>
            <w:rFonts w:ascii="Times New Roman" w:hAnsi="Times New Roman" w:cs="Times New Roman"/>
            <w:sz w:val="24"/>
            <w:szCs w:val="24"/>
          </w:rPr>
          <w:delText>are</w:delText>
        </w:r>
        <w:r w:rsidR="00FC5AFD" w:rsidRPr="00494A4E" w:rsidDel="001A1DC2">
          <w:rPr>
            <w:rFonts w:ascii="Times New Roman" w:hAnsi="Times New Roman" w:cs="Times New Roman"/>
            <w:sz w:val="24"/>
            <w:szCs w:val="24"/>
          </w:rPr>
          <w:delText xml:space="preserve"> tradeoff curves under variable scenarios</w:delText>
        </w:r>
        <w:r w:rsidR="00FA7CA3" w:rsidRPr="00494A4E" w:rsidDel="001A1DC2">
          <w:rPr>
            <w:rFonts w:ascii="Times New Roman" w:hAnsi="Times New Roman" w:cs="Times New Roman"/>
            <w:sz w:val="24"/>
            <w:szCs w:val="24"/>
          </w:rPr>
          <w:delText>,</w:delText>
        </w:r>
        <w:r w:rsidR="00FC5AFD" w:rsidRPr="00494A4E" w:rsidDel="001A1DC2">
          <w:rPr>
            <w:rFonts w:ascii="Times New Roman" w:hAnsi="Times New Roman" w:cs="Times New Roman"/>
            <w:sz w:val="24"/>
            <w:szCs w:val="24"/>
          </w:rPr>
          <w:delText xml:space="preserve"> and the release </w:delText>
        </w:r>
        <w:r w:rsidR="00DA6435" w:rsidRPr="00494A4E" w:rsidDel="001A1DC2">
          <w:rPr>
            <w:rFonts w:ascii="Times New Roman" w:hAnsi="Times New Roman" w:cs="Times New Roman"/>
            <w:sz w:val="24"/>
            <w:szCs w:val="24"/>
          </w:rPr>
          <w:delText>schedule at each of the tradeoff points. Besides, the model calculate</w:delText>
        </w:r>
        <w:r w:rsidR="00FA7CA3" w:rsidRPr="00494A4E" w:rsidDel="001A1DC2">
          <w:rPr>
            <w:rFonts w:ascii="Times New Roman" w:hAnsi="Times New Roman" w:cs="Times New Roman"/>
            <w:sz w:val="24"/>
            <w:szCs w:val="24"/>
          </w:rPr>
          <w:delText>s</w:delText>
        </w:r>
        <w:r w:rsidR="00DA6435" w:rsidRPr="00494A4E" w:rsidDel="001A1DC2">
          <w:rPr>
            <w:rFonts w:ascii="Times New Roman" w:hAnsi="Times New Roman" w:cs="Times New Roman"/>
            <w:sz w:val="24"/>
            <w:szCs w:val="24"/>
          </w:rPr>
          <w:delText xml:space="preserve"> the energy plot for each of the release schedule. </w:delText>
        </w:r>
      </w:del>
      <w:del w:id="99" w:author="David Rosenberg" w:date="2020-01-05T20:33:00Z">
        <w:r w:rsidR="00DA6435" w:rsidRPr="00494A4E" w:rsidDel="00B5224D">
          <w:rPr>
            <w:rFonts w:ascii="Times New Roman" w:hAnsi="Times New Roman" w:cs="Times New Roman"/>
            <w:sz w:val="24"/>
            <w:szCs w:val="24"/>
          </w:rPr>
          <w:delText>Overall, t</w:delText>
        </w:r>
      </w:del>
      <w:del w:id="100" w:author="David Rosenberg" w:date="2020-01-05T20:37:00Z">
        <w:r w:rsidR="00DA6435" w:rsidRPr="00494A4E" w:rsidDel="001A1DC2">
          <w:rPr>
            <w:rFonts w:ascii="Times New Roman" w:hAnsi="Times New Roman" w:cs="Times New Roman"/>
            <w:sz w:val="24"/>
            <w:szCs w:val="24"/>
          </w:rPr>
          <w:delText xml:space="preserve">he study </w:delText>
        </w:r>
      </w:del>
      <w:del w:id="101" w:author="David Rosenberg" w:date="2020-01-05T20:33:00Z">
        <w:r w:rsidR="00FA7CA3" w:rsidRPr="00494A4E" w:rsidDel="00B5224D">
          <w:rPr>
            <w:rFonts w:ascii="Times New Roman" w:hAnsi="Times New Roman" w:cs="Times New Roman"/>
            <w:sz w:val="24"/>
            <w:szCs w:val="24"/>
          </w:rPr>
          <w:delText xml:space="preserve">can be </w:delText>
        </w:r>
        <w:r w:rsidR="00DA6435" w:rsidRPr="00494A4E" w:rsidDel="00B5224D">
          <w:rPr>
            <w:rFonts w:ascii="Times New Roman" w:hAnsi="Times New Roman" w:cs="Times New Roman"/>
            <w:sz w:val="24"/>
            <w:szCs w:val="24"/>
          </w:rPr>
          <w:delText>helpful to decide</w:delText>
        </w:r>
        <w:r w:rsidR="00A52675" w:rsidRPr="00494A4E" w:rsidDel="00B5224D">
          <w:rPr>
            <w:rFonts w:ascii="Times New Roman" w:hAnsi="Times New Roman" w:cs="Times New Roman"/>
            <w:sz w:val="24"/>
            <w:szCs w:val="24"/>
          </w:rPr>
          <w:delText xml:space="preserve"> release schedule and its implications on both environmental</w:delText>
        </w:r>
      </w:del>
      <w:del w:id="102" w:author="David Rosenberg" w:date="2020-01-05T20:34:00Z">
        <w:r w:rsidR="00A52675" w:rsidRPr="00494A4E" w:rsidDel="00B5224D">
          <w:rPr>
            <w:rFonts w:ascii="Times New Roman" w:hAnsi="Times New Roman" w:cs="Times New Roman"/>
            <w:sz w:val="24"/>
            <w:szCs w:val="24"/>
          </w:rPr>
          <w:delText xml:space="preserve"> (</w:delText>
        </w:r>
      </w:del>
      <w:del w:id="103" w:author="David Rosenberg" w:date="2020-01-05T20:37:00Z">
        <w:r w:rsidR="00A52675" w:rsidRPr="00494A4E" w:rsidDel="001A1DC2">
          <w:rPr>
            <w:rFonts w:ascii="Times New Roman" w:hAnsi="Times New Roman" w:cs="Times New Roman"/>
            <w:sz w:val="24"/>
            <w:szCs w:val="24"/>
          </w:rPr>
          <w:delText>bug</w:delText>
        </w:r>
      </w:del>
      <w:del w:id="104" w:author="David Rosenberg" w:date="2020-01-05T20:34:00Z">
        <w:r w:rsidR="00A52675" w:rsidRPr="00494A4E" w:rsidDel="00B5224D">
          <w:rPr>
            <w:rFonts w:ascii="Times New Roman" w:hAnsi="Times New Roman" w:cs="Times New Roman"/>
            <w:sz w:val="24"/>
            <w:szCs w:val="24"/>
          </w:rPr>
          <w:delText>s</w:delText>
        </w:r>
      </w:del>
      <w:del w:id="105" w:author="David Rosenberg" w:date="2020-01-05T20:37:00Z">
        <w:r w:rsidR="00A52675" w:rsidRPr="00494A4E" w:rsidDel="001A1DC2">
          <w:rPr>
            <w:rFonts w:ascii="Times New Roman" w:hAnsi="Times New Roman" w:cs="Times New Roman"/>
            <w:sz w:val="24"/>
            <w:szCs w:val="24"/>
          </w:rPr>
          <w:delText xml:space="preserve"> population </w:delText>
        </w:r>
      </w:del>
      <w:del w:id="106" w:author="David Rosenberg" w:date="2020-01-05T20:34:00Z">
        <w:r w:rsidR="00A52675" w:rsidRPr="00494A4E" w:rsidDel="00B5224D">
          <w:rPr>
            <w:rFonts w:ascii="Times New Roman" w:hAnsi="Times New Roman" w:cs="Times New Roman"/>
            <w:sz w:val="24"/>
            <w:szCs w:val="24"/>
          </w:rPr>
          <w:delText>downstream) and financial (hydropower revenue generation) aspects</w:delText>
        </w:r>
      </w:del>
      <w:r w:rsidR="00A52675" w:rsidRPr="00494A4E">
        <w:rPr>
          <w:rFonts w:ascii="Times New Roman" w:hAnsi="Times New Roman" w:cs="Times New Roman"/>
          <w:sz w:val="24"/>
          <w:szCs w:val="24"/>
        </w:rPr>
        <w:t>.</w:t>
      </w:r>
    </w:p>
    <w:p w14:paraId="7AECA7FD" w14:textId="0AACB88B" w:rsidR="003E519C" w:rsidRDefault="003E519C" w:rsidP="00494A4E">
      <w:pPr>
        <w:autoSpaceDE w:val="0"/>
        <w:autoSpaceDN w:val="0"/>
        <w:adjustRightInd w:val="0"/>
        <w:spacing w:line="240" w:lineRule="auto"/>
        <w:jc w:val="both"/>
        <w:rPr>
          <w:rFonts w:ascii="TimesNewRomanPSMT" w:hAnsi="TimesNewRomanPSMT" w:cs="TimesNewRomanPSMT"/>
          <w:b/>
          <w:bCs/>
          <w:sz w:val="24"/>
          <w:szCs w:val="24"/>
        </w:rPr>
      </w:pPr>
      <w:r w:rsidRPr="003E519C">
        <w:rPr>
          <w:rFonts w:ascii="TimesNewRomanPSMT" w:hAnsi="TimesNewRomanPSMT" w:cs="TimesNewRomanPSMT"/>
          <w:b/>
          <w:bCs/>
          <w:sz w:val="24"/>
          <w:szCs w:val="24"/>
        </w:rPr>
        <w:t>M</w:t>
      </w:r>
      <w:r>
        <w:rPr>
          <w:rFonts w:ascii="TimesNewRomanPSMT" w:hAnsi="TimesNewRomanPSMT" w:cs="TimesNewRomanPSMT"/>
          <w:b/>
          <w:bCs/>
          <w:sz w:val="24"/>
          <w:szCs w:val="24"/>
        </w:rPr>
        <w:t>ETHODS</w:t>
      </w:r>
    </w:p>
    <w:p w14:paraId="23BA017D" w14:textId="1F306B70" w:rsidR="00281323" w:rsidRPr="008B1B31" w:rsidRDefault="00697FA4" w:rsidP="00494A4E">
      <w:pPr>
        <w:autoSpaceDE w:val="0"/>
        <w:autoSpaceDN w:val="0"/>
        <w:adjustRightInd w:val="0"/>
        <w:spacing w:line="240" w:lineRule="auto"/>
        <w:jc w:val="both"/>
        <w:rPr>
          <w:rFonts w:ascii="Times New Roman" w:hAnsi="Times New Roman" w:cs="Times New Roman"/>
          <w:sz w:val="24"/>
          <w:szCs w:val="24"/>
        </w:rPr>
      </w:pPr>
      <w:r>
        <w:rPr>
          <w:rFonts w:ascii="TimesNewRomanPSMT" w:hAnsi="TimesNewRomanPSMT" w:cs="TimesNewRomanPSMT"/>
          <w:b/>
          <w:bCs/>
          <w:sz w:val="24"/>
          <w:szCs w:val="24"/>
        </w:rPr>
        <w:tab/>
      </w:r>
      <w:r w:rsidR="00872888" w:rsidRPr="008B1B31">
        <w:rPr>
          <w:rFonts w:ascii="Times New Roman" w:hAnsi="Times New Roman" w:cs="Times New Roman"/>
          <w:sz w:val="24"/>
          <w:szCs w:val="24"/>
        </w:rPr>
        <w:t>A multi-objective optimization model for Glen Canyon Dam, Arizona</w:t>
      </w:r>
      <w:r w:rsidR="009C47E3" w:rsidRPr="008B1B31">
        <w:rPr>
          <w:rFonts w:ascii="Times New Roman" w:hAnsi="Times New Roman" w:cs="Times New Roman"/>
          <w:sz w:val="24"/>
          <w:szCs w:val="24"/>
        </w:rPr>
        <w:t xml:space="preserve"> was setup in GAMS; </w:t>
      </w:r>
      <w:commentRangeStart w:id="107"/>
      <w:r w:rsidR="009C47E3" w:rsidRPr="008B1B31">
        <w:rPr>
          <w:rFonts w:ascii="Times New Roman" w:hAnsi="Times New Roman" w:cs="Times New Roman"/>
          <w:sz w:val="24"/>
          <w:szCs w:val="24"/>
        </w:rPr>
        <w:t>having daily inflow volume</w:t>
      </w:r>
      <w:r w:rsidR="00D0120F" w:rsidRPr="008B1B31">
        <w:rPr>
          <w:rFonts w:ascii="Times New Roman" w:hAnsi="Times New Roman" w:cs="Times New Roman"/>
          <w:sz w:val="24"/>
          <w:szCs w:val="24"/>
        </w:rPr>
        <w:t xml:space="preserve">, estimated daily evaporation, and initial reservoir storage  </w:t>
      </w:r>
      <w:r w:rsidR="00947FE6" w:rsidRPr="008B1B31">
        <w:rPr>
          <w:rFonts w:ascii="Times New Roman" w:hAnsi="Times New Roman" w:cs="Times New Roman"/>
          <w:sz w:val="24"/>
          <w:szCs w:val="24"/>
        </w:rPr>
        <w:t>(</w:t>
      </w:r>
      <w:r w:rsidR="00D0120F" w:rsidRPr="008B1B31">
        <w:rPr>
          <w:rFonts w:ascii="Times New Roman" w:hAnsi="Times New Roman" w:cs="Times New Roman"/>
          <w:sz w:val="24"/>
          <w:szCs w:val="24"/>
        </w:rPr>
        <w:t xml:space="preserve">datasets were acquired </w:t>
      </w:r>
      <w:r w:rsidR="003F7060" w:rsidRPr="008B1B31">
        <w:rPr>
          <w:rFonts w:ascii="Times New Roman" w:hAnsi="Times New Roman" w:cs="Times New Roman"/>
          <w:sz w:val="24"/>
          <w:szCs w:val="24"/>
        </w:rPr>
        <w:t xml:space="preserve">from USBR website: </w:t>
      </w:r>
      <w:hyperlink r:id="rId15" w:history="1">
        <w:r w:rsidR="003F7060" w:rsidRPr="008B1B31">
          <w:rPr>
            <w:rStyle w:val="Hyperlink"/>
            <w:rFonts w:ascii="Times New Roman" w:hAnsi="Times New Roman" w:cs="Times New Roman"/>
            <w:sz w:val="24"/>
            <w:szCs w:val="24"/>
          </w:rPr>
          <w:t>https://www.usbr.gov/rsvrWater/HistoricalApp.html</w:t>
        </w:r>
      </w:hyperlink>
      <w:r w:rsidR="003F7060" w:rsidRPr="008B1B31">
        <w:rPr>
          <w:rFonts w:ascii="Times New Roman" w:hAnsi="Times New Roman" w:cs="Times New Roman"/>
          <w:sz w:val="24"/>
          <w:szCs w:val="24"/>
        </w:rPr>
        <w:t>)</w:t>
      </w:r>
      <w:r w:rsidR="00D0120F" w:rsidRPr="008B1B31">
        <w:rPr>
          <w:rFonts w:ascii="Times New Roman" w:hAnsi="Times New Roman" w:cs="Times New Roman"/>
          <w:sz w:val="24"/>
          <w:szCs w:val="24"/>
        </w:rPr>
        <w:t>.</w:t>
      </w:r>
      <w:r w:rsidR="00697627" w:rsidRPr="008B1B31">
        <w:rPr>
          <w:rFonts w:ascii="Times New Roman" w:hAnsi="Times New Roman" w:cs="Times New Roman"/>
          <w:sz w:val="24"/>
          <w:szCs w:val="24"/>
        </w:rPr>
        <w:t xml:space="preserve"> Also, for simulation purpose, 15 mins flow data observed at Lees ferry was acquired from GCMRC website (</w:t>
      </w:r>
      <w:hyperlink r:id="rId16" w:history="1">
        <w:r w:rsidR="00697627" w:rsidRPr="008B1B31">
          <w:rPr>
            <w:rStyle w:val="Hyperlink"/>
            <w:rFonts w:ascii="Times New Roman" w:hAnsi="Times New Roman" w:cs="Times New Roman"/>
            <w:sz w:val="24"/>
            <w:szCs w:val="24"/>
          </w:rPr>
          <w:t>https://www.gcmrc.gov/discharge_qw_sediment/station/GCDAMP/09380000</w:t>
        </w:r>
      </w:hyperlink>
      <w:r w:rsidR="00697627" w:rsidRPr="008B1B31">
        <w:rPr>
          <w:rFonts w:ascii="Times New Roman" w:hAnsi="Times New Roman" w:cs="Times New Roman"/>
          <w:sz w:val="24"/>
          <w:szCs w:val="24"/>
        </w:rPr>
        <w:t>)</w:t>
      </w:r>
      <w:r w:rsidR="00ED40A1" w:rsidRPr="008B1B31">
        <w:rPr>
          <w:rFonts w:ascii="Times New Roman" w:hAnsi="Times New Roman" w:cs="Times New Roman"/>
          <w:sz w:val="24"/>
          <w:szCs w:val="24"/>
        </w:rPr>
        <w:t xml:space="preserve"> </w:t>
      </w:r>
      <w:r w:rsidR="00697627" w:rsidRPr="008B1B31">
        <w:rPr>
          <w:rFonts w:ascii="Times New Roman" w:hAnsi="Times New Roman" w:cs="Times New Roman"/>
          <w:sz w:val="24"/>
          <w:szCs w:val="24"/>
        </w:rPr>
        <w:t>and</w:t>
      </w:r>
      <w:r w:rsidR="00CA67FC" w:rsidRPr="008B1B31">
        <w:rPr>
          <w:rFonts w:ascii="Times New Roman" w:hAnsi="Times New Roman" w:cs="Times New Roman"/>
          <w:sz w:val="24"/>
          <w:szCs w:val="24"/>
        </w:rPr>
        <w:t xml:space="preserve"> feed in the model.</w:t>
      </w:r>
      <w:r w:rsidR="00697627" w:rsidRPr="008B1B31">
        <w:rPr>
          <w:rFonts w:ascii="Times New Roman" w:hAnsi="Times New Roman" w:cs="Times New Roman"/>
          <w:sz w:val="24"/>
          <w:szCs w:val="24"/>
        </w:rPr>
        <w:t xml:space="preserve"> </w:t>
      </w:r>
      <w:r w:rsidR="00CA67FC" w:rsidRPr="008B1B31">
        <w:rPr>
          <w:rFonts w:ascii="Times New Roman" w:hAnsi="Times New Roman" w:cs="Times New Roman"/>
          <w:sz w:val="24"/>
          <w:szCs w:val="24"/>
        </w:rPr>
        <w:t>For energy comparison, the observed daily megawatt hour (M</w:t>
      </w:r>
      <w:r w:rsidR="00947FE6" w:rsidRPr="008B1B31">
        <w:rPr>
          <w:rFonts w:ascii="Times New Roman" w:hAnsi="Times New Roman" w:cs="Times New Roman"/>
          <w:sz w:val="24"/>
          <w:szCs w:val="24"/>
        </w:rPr>
        <w:t>W</w:t>
      </w:r>
      <w:r w:rsidR="00CA67FC" w:rsidRPr="008B1B31">
        <w:rPr>
          <w:rFonts w:ascii="Times New Roman" w:hAnsi="Times New Roman" w:cs="Times New Roman"/>
          <w:sz w:val="24"/>
          <w:szCs w:val="24"/>
        </w:rPr>
        <w:t>h) value</w:t>
      </w:r>
      <w:r w:rsidR="00210A19" w:rsidRPr="008B1B31">
        <w:rPr>
          <w:rFonts w:ascii="Times New Roman" w:hAnsi="Times New Roman" w:cs="Times New Roman"/>
          <w:sz w:val="24"/>
          <w:szCs w:val="24"/>
        </w:rPr>
        <w:t>s</w:t>
      </w:r>
      <w:r w:rsidR="00CA67FC" w:rsidRPr="008B1B31">
        <w:rPr>
          <w:rFonts w:ascii="Times New Roman" w:hAnsi="Times New Roman" w:cs="Times New Roman"/>
          <w:sz w:val="24"/>
          <w:szCs w:val="24"/>
        </w:rPr>
        <w:t xml:space="preserve"> (from USBR website) was compared with the modeled daily M</w:t>
      </w:r>
      <w:r w:rsidR="00947FE6" w:rsidRPr="008B1B31">
        <w:rPr>
          <w:rFonts w:ascii="Times New Roman" w:hAnsi="Times New Roman" w:cs="Times New Roman"/>
          <w:sz w:val="24"/>
          <w:szCs w:val="24"/>
        </w:rPr>
        <w:t>W</w:t>
      </w:r>
      <w:r w:rsidR="00CA67FC" w:rsidRPr="008B1B31">
        <w:rPr>
          <w:rFonts w:ascii="Times New Roman" w:hAnsi="Times New Roman" w:cs="Times New Roman"/>
          <w:sz w:val="24"/>
          <w:szCs w:val="24"/>
        </w:rPr>
        <w:t>h value</w:t>
      </w:r>
      <w:r w:rsidR="00210A19" w:rsidRPr="008B1B31">
        <w:rPr>
          <w:rFonts w:ascii="Times New Roman" w:hAnsi="Times New Roman" w:cs="Times New Roman"/>
          <w:sz w:val="24"/>
          <w:szCs w:val="24"/>
        </w:rPr>
        <w:t>s</w:t>
      </w:r>
      <w:r w:rsidR="00CA67FC" w:rsidRPr="008B1B31">
        <w:rPr>
          <w:rFonts w:ascii="Times New Roman" w:hAnsi="Times New Roman" w:cs="Times New Roman"/>
          <w:sz w:val="24"/>
          <w:szCs w:val="24"/>
        </w:rPr>
        <w:t xml:space="preserve">. </w:t>
      </w:r>
      <w:r w:rsidR="00210A19" w:rsidRPr="008B1B31">
        <w:rPr>
          <w:rFonts w:ascii="Times New Roman" w:hAnsi="Times New Roman" w:cs="Times New Roman"/>
          <w:sz w:val="24"/>
          <w:szCs w:val="24"/>
        </w:rPr>
        <w:t>The hourly power (M</w:t>
      </w:r>
      <w:r w:rsidR="00947FE6" w:rsidRPr="008B1B31">
        <w:rPr>
          <w:rFonts w:ascii="Times New Roman" w:hAnsi="Times New Roman" w:cs="Times New Roman"/>
          <w:sz w:val="24"/>
          <w:szCs w:val="24"/>
        </w:rPr>
        <w:t>W</w:t>
      </w:r>
      <w:r w:rsidR="00210A19" w:rsidRPr="008B1B31">
        <w:rPr>
          <w:rFonts w:ascii="Times New Roman" w:hAnsi="Times New Roman" w:cs="Times New Roman"/>
          <w:sz w:val="24"/>
          <w:szCs w:val="24"/>
        </w:rPr>
        <w:t xml:space="preserve">h) prices used in the model were provided by </w:t>
      </w:r>
      <w:r w:rsidR="00281323" w:rsidRPr="008B1B31">
        <w:rPr>
          <w:rFonts w:ascii="Times New Roman" w:hAnsi="Times New Roman" w:cs="Times New Roman"/>
          <w:sz w:val="24"/>
          <w:szCs w:val="24"/>
        </w:rPr>
        <w:t>WAPA official.</w:t>
      </w:r>
      <w:commentRangeEnd w:id="107"/>
      <w:r w:rsidR="001A1DC2">
        <w:rPr>
          <w:rStyle w:val="CommentReference"/>
        </w:rPr>
        <w:commentReference w:id="107"/>
      </w:r>
    </w:p>
    <w:p w14:paraId="43F9B87C" w14:textId="3152E0BF" w:rsidR="00281323" w:rsidRPr="008B1B31" w:rsidRDefault="002A4DD2" w:rsidP="00465810">
      <w:pPr>
        <w:autoSpaceDE w:val="0"/>
        <w:autoSpaceDN w:val="0"/>
        <w:adjustRightInd w:val="0"/>
        <w:spacing w:after="0" w:line="240" w:lineRule="auto"/>
        <w:jc w:val="both"/>
        <w:rPr>
          <w:rFonts w:ascii="Times New Roman" w:hAnsi="Times New Roman" w:cs="Times New Roman"/>
          <w:sz w:val="24"/>
          <w:szCs w:val="24"/>
        </w:rPr>
      </w:pPr>
      <w:r w:rsidRPr="008B1B31">
        <w:rPr>
          <w:rFonts w:ascii="Times New Roman" w:hAnsi="Times New Roman" w:cs="Times New Roman"/>
          <w:sz w:val="24"/>
          <w:szCs w:val="24"/>
        </w:rPr>
        <w:tab/>
      </w:r>
      <w:del w:id="108" w:author="David Rosenberg" w:date="2020-01-05T20:39:00Z">
        <w:r w:rsidRPr="008B1B31" w:rsidDel="001A1DC2">
          <w:rPr>
            <w:rFonts w:ascii="Times New Roman" w:hAnsi="Times New Roman" w:cs="Times New Roman"/>
            <w:sz w:val="24"/>
            <w:szCs w:val="24"/>
          </w:rPr>
          <w:delText xml:space="preserve">With parameters defined and indexed over daily and sub-daily timesteps, </w:delText>
        </w:r>
        <w:r w:rsidR="008B1B31" w:rsidRPr="008B1B31" w:rsidDel="001A1DC2">
          <w:rPr>
            <w:rFonts w:ascii="Times New Roman" w:hAnsi="Times New Roman" w:cs="Times New Roman"/>
            <w:sz w:val="24"/>
            <w:szCs w:val="24"/>
          </w:rPr>
          <w:delText xml:space="preserve">constraint method was used to </w:delText>
        </w:r>
        <w:r w:rsidR="003C71B7" w:rsidDel="001A1DC2">
          <w:rPr>
            <w:rFonts w:ascii="Times New Roman" w:hAnsi="Times New Roman" w:cs="Times New Roman"/>
            <w:sz w:val="24"/>
            <w:szCs w:val="24"/>
          </w:rPr>
          <w:delText>setup the</w:delText>
        </w:r>
        <w:r w:rsidR="008B1B31" w:rsidRPr="008B1B31" w:rsidDel="001A1DC2">
          <w:rPr>
            <w:rFonts w:ascii="Times New Roman" w:hAnsi="Times New Roman" w:cs="Times New Roman"/>
            <w:sz w:val="24"/>
            <w:szCs w:val="24"/>
          </w:rPr>
          <w:delText xml:space="preserve"> model </w:delText>
        </w:r>
        <w:r w:rsidR="003C71B7" w:rsidDel="001A1DC2">
          <w:rPr>
            <w:rFonts w:ascii="Times New Roman" w:hAnsi="Times New Roman" w:cs="Times New Roman"/>
            <w:sz w:val="24"/>
            <w:szCs w:val="24"/>
          </w:rPr>
          <w:delText xml:space="preserve">and find the </w:delText>
        </w:r>
        <w:r w:rsidR="008B1B31" w:rsidRPr="008B1B31" w:rsidDel="001A1DC2">
          <w:rPr>
            <w:rFonts w:ascii="Times New Roman" w:hAnsi="Times New Roman" w:cs="Times New Roman"/>
            <w:sz w:val="24"/>
            <w:szCs w:val="24"/>
          </w:rPr>
          <w:delText>tradeoff between following two competing objectives:</w:delText>
        </w:r>
      </w:del>
      <w:ins w:id="109" w:author="David Rosenberg" w:date="2020-01-05T20:39:00Z">
        <w:r w:rsidR="001A1DC2">
          <w:rPr>
            <w:rFonts w:ascii="Times New Roman" w:hAnsi="Times New Roman" w:cs="Times New Roman"/>
            <w:sz w:val="24"/>
            <w:szCs w:val="24"/>
          </w:rPr>
          <w:t>The model has two objectives:</w:t>
        </w:r>
      </w:ins>
    </w:p>
    <w:p w14:paraId="5E948789" w14:textId="032077C7" w:rsidR="008B1B31" w:rsidRDefault="008B1B31" w:rsidP="00465810">
      <w:pPr>
        <w:autoSpaceDE w:val="0"/>
        <w:autoSpaceDN w:val="0"/>
        <w:adjustRightInd w:val="0"/>
        <w:spacing w:after="0" w:line="240" w:lineRule="auto"/>
        <w:jc w:val="both"/>
      </w:pPr>
    </w:p>
    <w:p w14:paraId="4F7981F2" w14:textId="5C8C9EC1" w:rsidR="003A7E61" w:rsidRPr="001A3D5D" w:rsidRDefault="008B1B31">
      <w:pPr>
        <w:pStyle w:val="ListParagraph"/>
        <w:ind w:left="360"/>
        <w:rPr>
          <w:rFonts w:ascii="Century" w:hAnsi="Century"/>
          <w:i/>
          <w:iCs/>
        </w:rPr>
        <w:pPrChange w:id="110" w:author="David Rosenberg" w:date="2020-01-05T20:41:00Z">
          <w:pPr>
            <w:pStyle w:val="ListParagraph"/>
            <w:numPr>
              <w:numId w:val="1"/>
            </w:numPr>
            <w:ind w:left="360" w:hanging="360"/>
          </w:pPr>
        </w:pPrChange>
      </w:pPr>
      <w:r w:rsidRPr="001A3D5D">
        <w:rPr>
          <w:rFonts w:ascii="Century" w:hAnsi="Century"/>
          <w:i/>
          <w:iCs/>
        </w:rPr>
        <w:t>Minimize hydropeaking index (Bugs Objective)</w:t>
      </w:r>
    </w:p>
    <w:p w14:paraId="01DB3F30" w14:textId="77777777" w:rsidR="008B1B31" w:rsidRPr="001A3D5D" w:rsidRDefault="008B1B31" w:rsidP="003A7E61">
      <w:pPr>
        <w:pStyle w:val="ListParagraph"/>
        <w:spacing w:before="120"/>
        <w:ind w:left="288"/>
        <w:rPr>
          <w:rFonts w:ascii="Century" w:hAnsi="Century"/>
        </w:rPr>
      </w:pPr>
      <w:r w:rsidRPr="001A3D5D">
        <w:rPr>
          <w:rFonts w:ascii="Century" w:hAnsi="Century"/>
        </w:rPr>
        <w:t>ObjectiveVal(f</w:t>
      </w:r>
      <w:r w:rsidRPr="001A3D5D">
        <w:rPr>
          <w:rFonts w:ascii="Century" w:hAnsi="Century"/>
          <w:i/>
          <w:iCs/>
          <w:vertAlign w:val="subscript"/>
        </w:rPr>
        <w:t>HydropeakingIndex</w:t>
      </w:r>
      <w:r w:rsidRPr="001A3D5D">
        <w:rPr>
          <w:rFonts w:ascii="Century" w:hAnsi="Century"/>
        </w:rPr>
        <w:t>)= Obj_dir(f</w:t>
      </w:r>
      <w:r w:rsidRPr="001A3D5D">
        <w:rPr>
          <w:rFonts w:ascii="Century" w:hAnsi="Century"/>
          <w:vertAlign w:val="subscript"/>
        </w:rPr>
        <w:t>HydropeakingIndex</w:t>
      </w:r>
      <w:r w:rsidRPr="001A3D5D">
        <w:rPr>
          <w:rFonts w:ascii="Century" w:hAnsi="Century"/>
        </w:rPr>
        <w:t xml:space="preserve">) × </w:t>
      </w:r>
    </w:p>
    <w:p w14:paraId="7AA7FFDC" w14:textId="6D590339" w:rsidR="008B1B31" w:rsidRPr="001A3D5D" w:rsidRDefault="008B1B31" w:rsidP="003A7E61">
      <w:pPr>
        <w:pStyle w:val="ListParagraph"/>
        <w:spacing w:before="120" w:after="0"/>
        <w:ind w:left="288"/>
        <w:rPr>
          <w:rFonts w:ascii="Century" w:hAnsi="Century"/>
        </w:rPr>
      </w:pPr>
      <w:r w:rsidRPr="001A3D5D">
        <w:rPr>
          <w:rFonts w:ascii="Century" w:hAnsi="Century"/>
        </w:rPr>
        <w:t xml:space="preserve">                                                  (standarddev(d)/Avgrelease(d));                    </w:t>
      </w:r>
      <w:r w:rsidR="001A3D5D">
        <w:rPr>
          <w:rFonts w:ascii="Century" w:hAnsi="Century"/>
        </w:rPr>
        <w:t xml:space="preserve">            </w:t>
      </w:r>
      <w:r w:rsidRPr="001A3D5D">
        <w:rPr>
          <w:rFonts w:ascii="Century" w:hAnsi="Century"/>
        </w:rPr>
        <w:t xml:space="preserve">  </w:t>
      </w:r>
      <w:r w:rsidRPr="001A3D5D">
        <w:rPr>
          <w:rFonts w:ascii="Cambria Math" w:hAnsi="Cambria Math"/>
        </w:rPr>
        <w:t>∀ d ∈ D</w:t>
      </w:r>
    </w:p>
    <w:p w14:paraId="6220FEFE" w14:textId="3EA3E129" w:rsidR="008B1B31" w:rsidRPr="001A3D5D" w:rsidRDefault="008B1B31" w:rsidP="003125E7">
      <w:pPr>
        <w:spacing w:after="0"/>
        <w:rPr>
          <w:rFonts w:ascii="Century" w:hAnsi="Century"/>
        </w:rPr>
      </w:pPr>
      <w:r w:rsidRPr="001A3D5D">
        <w:rPr>
          <w:rFonts w:ascii="Century" w:hAnsi="Century"/>
        </w:rPr>
        <w:t xml:space="preserve">                                </w:t>
      </w:r>
    </w:p>
    <w:p w14:paraId="26E3489E" w14:textId="2FE0C70B" w:rsidR="008B1B31" w:rsidRPr="001A3D5D" w:rsidRDefault="008B1B31">
      <w:pPr>
        <w:pStyle w:val="ListParagraph"/>
        <w:spacing w:after="120"/>
        <w:ind w:left="360"/>
        <w:rPr>
          <w:rFonts w:ascii="Century" w:hAnsi="Century"/>
          <w:i/>
          <w:iCs/>
        </w:rPr>
        <w:pPrChange w:id="111" w:author="David Rosenberg" w:date="2020-01-05T20:41:00Z">
          <w:pPr>
            <w:pStyle w:val="ListParagraph"/>
            <w:numPr>
              <w:numId w:val="1"/>
            </w:numPr>
            <w:spacing w:after="120"/>
            <w:ind w:left="360" w:hanging="360"/>
          </w:pPr>
        </w:pPrChange>
      </w:pPr>
      <w:r w:rsidRPr="001A3D5D">
        <w:rPr>
          <w:rFonts w:ascii="Century" w:hAnsi="Century"/>
          <w:i/>
          <w:iCs/>
        </w:rPr>
        <w:t>Maximize Revenue from energy generation (Hydropower Objective)</w:t>
      </w:r>
    </w:p>
    <w:p w14:paraId="78658FEA" w14:textId="2CA98D9C" w:rsidR="008B1B31" w:rsidRPr="001A3D5D" w:rsidRDefault="008B1B31" w:rsidP="008B1B31">
      <w:pPr>
        <w:pStyle w:val="CommentText"/>
        <w:spacing w:after="0"/>
        <w:rPr>
          <w:rFonts w:ascii="Century" w:hAnsi="Century"/>
          <w:sz w:val="22"/>
          <w:szCs w:val="22"/>
        </w:rPr>
      </w:pPr>
      <w:r w:rsidRPr="001A3D5D">
        <w:rPr>
          <w:rFonts w:ascii="Century" w:hAnsi="Century"/>
          <w:sz w:val="22"/>
          <w:szCs w:val="22"/>
        </w:rPr>
        <w:t xml:space="preserve">    ObjectiveVal(f</w:t>
      </w:r>
      <w:r w:rsidRPr="001A3D5D">
        <w:rPr>
          <w:sz w:val="22"/>
          <w:szCs w:val="22"/>
        </w:rPr>
        <w:t xml:space="preserve"> </w:t>
      </w:r>
      <w:r w:rsidRPr="001A3D5D">
        <w:rPr>
          <w:sz w:val="22"/>
          <w:szCs w:val="22"/>
          <w:vertAlign w:val="subscript"/>
        </w:rPr>
        <w:t>EnergyRevenue</w:t>
      </w:r>
      <w:r w:rsidRPr="001A3D5D">
        <w:rPr>
          <w:rFonts w:ascii="Century" w:hAnsi="Century"/>
          <w:sz w:val="22"/>
          <w:szCs w:val="22"/>
        </w:rPr>
        <w:t>)= Obj_dir(f</w:t>
      </w:r>
      <w:r w:rsidRPr="001A3D5D">
        <w:rPr>
          <w:sz w:val="22"/>
          <w:szCs w:val="22"/>
        </w:rPr>
        <w:t xml:space="preserve"> </w:t>
      </w:r>
      <w:r w:rsidRPr="001A3D5D">
        <w:rPr>
          <w:sz w:val="22"/>
          <w:szCs w:val="22"/>
          <w:vertAlign w:val="subscript"/>
        </w:rPr>
        <w:t>EnergyRevenue</w:t>
      </w:r>
      <w:r w:rsidRPr="001A3D5D">
        <w:rPr>
          <w:rFonts w:ascii="Century" w:hAnsi="Century"/>
          <w:sz w:val="22"/>
          <w:szCs w:val="22"/>
        </w:rPr>
        <w:t xml:space="preserve">) × </w:t>
      </w:r>
      <m:oMath>
        <m:nary>
          <m:naryPr>
            <m:chr m:val="∑"/>
            <m:limLoc m:val="undOvr"/>
            <m:supHide m:val="1"/>
            <m:ctrlPr>
              <w:rPr>
                <w:rFonts w:ascii="Cambria Math" w:hAnsi="Cambria Math"/>
                <w:sz w:val="22"/>
                <w:szCs w:val="22"/>
              </w:rPr>
            </m:ctrlPr>
          </m:naryPr>
          <m:sub>
            <m:r>
              <m:rPr>
                <m:sty m:val="p"/>
              </m:rPr>
              <w:rPr>
                <w:rFonts w:ascii="Cambria Math" w:hAnsi="Cambria Math"/>
                <w:sz w:val="22"/>
                <w:szCs w:val="22"/>
              </w:rPr>
              <m:t>d</m:t>
            </m:r>
          </m:sub>
          <m:sup/>
          <m:e>
            <m:nary>
              <m:naryPr>
                <m:chr m:val="∑"/>
                <m:limLoc m:val="undOvr"/>
                <m:supHide m:val="1"/>
                <m:ctrlPr>
                  <w:rPr>
                    <w:rFonts w:ascii="Cambria Math" w:hAnsi="Cambria Math"/>
                    <w:sz w:val="22"/>
                    <w:szCs w:val="22"/>
                  </w:rPr>
                </m:ctrlPr>
              </m:naryPr>
              <m:sub>
                <m:r>
                  <m:rPr>
                    <m:sty m:val="p"/>
                  </m:rPr>
                  <w:rPr>
                    <w:rFonts w:ascii="Cambria Math" w:hAnsi="Cambria Math"/>
                    <w:sz w:val="22"/>
                    <w:szCs w:val="22"/>
                  </w:rPr>
                  <m:t>p</m:t>
                </m:r>
              </m:sub>
              <m:sup/>
              <m:e>
                <m:r>
                  <m:rPr>
                    <m:sty m:val="p"/>
                  </m:rPr>
                  <w:rPr>
                    <w:rFonts w:ascii="Cambria Math" w:hAnsi="Cambria Math"/>
                    <w:sz w:val="22"/>
                    <w:szCs w:val="22"/>
                  </w:rPr>
                  <m:t>Energy_Gen(d,p)</m:t>
                </m:r>
              </m:e>
            </m:nary>
          </m:e>
        </m:nary>
      </m:oMath>
      <w:r w:rsidRPr="001A3D5D">
        <w:rPr>
          <w:rFonts w:ascii="Century" w:hAnsi="Century"/>
          <w:sz w:val="22"/>
          <w:szCs w:val="22"/>
        </w:rPr>
        <w:t xml:space="preserve"> × </w:t>
      </w:r>
    </w:p>
    <w:p w14:paraId="6B4EFEE3" w14:textId="74D5BBC1" w:rsidR="008B1B31" w:rsidRPr="001A3D5D" w:rsidRDefault="008B1B31" w:rsidP="008B1B31">
      <w:pPr>
        <w:pStyle w:val="CommentText"/>
        <w:rPr>
          <w:rFonts w:ascii="Cambria Math" w:hAnsi="Cambria Math"/>
          <w:sz w:val="22"/>
          <w:szCs w:val="22"/>
        </w:rPr>
      </w:pPr>
      <w:r w:rsidRPr="001A3D5D">
        <w:rPr>
          <w:rFonts w:ascii="Century" w:hAnsi="Century"/>
          <w:sz w:val="22"/>
          <w:szCs w:val="22"/>
        </w:rPr>
        <w:t xml:space="preserve">                                                </w:t>
      </w:r>
      <w:r w:rsidR="00A35905" w:rsidRPr="001A3D5D">
        <w:rPr>
          <w:rFonts w:ascii="Century" w:hAnsi="Century"/>
          <w:sz w:val="22"/>
          <w:szCs w:val="22"/>
        </w:rPr>
        <w:t xml:space="preserve"> </w:t>
      </w:r>
      <w:r w:rsidRPr="001A3D5D">
        <w:rPr>
          <w:rFonts w:ascii="Century" w:hAnsi="Century"/>
          <w:sz w:val="22"/>
          <w:szCs w:val="22"/>
        </w:rPr>
        <w:t>EnergyRate(p</w:t>
      </w:r>
      <w:r w:rsidR="00D912B9" w:rsidRPr="001A3D5D">
        <w:rPr>
          <w:rFonts w:ascii="Century" w:hAnsi="Century"/>
          <w:sz w:val="22"/>
          <w:szCs w:val="22"/>
        </w:rPr>
        <w:t xml:space="preserve">);  </w:t>
      </w:r>
      <w:r w:rsidRPr="001A3D5D">
        <w:rPr>
          <w:rFonts w:ascii="Century" w:hAnsi="Century"/>
          <w:sz w:val="22"/>
          <w:szCs w:val="22"/>
        </w:rPr>
        <w:t xml:space="preserve">                            </w:t>
      </w:r>
      <w:r w:rsidR="00A35905" w:rsidRPr="001A3D5D">
        <w:rPr>
          <w:rFonts w:ascii="Century" w:hAnsi="Century"/>
          <w:sz w:val="22"/>
          <w:szCs w:val="22"/>
        </w:rPr>
        <w:t xml:space="preserve"> </w:t>
      </w:r>
      <w:r w:rsidR="003125E7" w:rsidRPr="001A3D5D">
        <w:rPr>
          <w:rFonts w:ascii="Century" w:hAnsi="Century"/>
          <w:sz w:val="22"/>
          <w:szCs w:val="22"/>
        </w:rPr>
        <w:t xml:space="preserve">   </w:t>
      </w:r>
      <w:r w:rsidR="003A7E61" w:rsidRPr="001A3D5D">
        <w:rPr>
          <w:rFonts w:ascii="Century" w:hAnsi="Century"/>
          <w:sz w:val="22"/>
          <w:szCs w:val="22"/>
        </w:rPr>
        <w:t xml:space="preserve">       </w:t>
      </w:r>
      <w:r w:rsidRPr="001A3D5D">
        <w:rPr>
          <w:rFonts w:ascii="Century" w:hAnsi="Century"/>
          <w:sz w:val="22"/>
          <w:szCs w:val="22"/>
        </w:rPr>
        <w:t xml:space="preserve"> </w:t>
      </w:r>
      <w:r w:rsidR="00D912B9" w:rsidRPr="001A3D5D">
        <w:rPr>
          <w:rFonts w:ascii="Century" w:hAnsi="Century"/>
          <w:sz w:val="22"/>
          <w:szCs w:val="22"/>
        </w:rPr>
        <w:t xml:space="preserve">  </w:t>
      </w:r>
      <w:r w:rsidR="001A3D5D">
        <w:rPr>
          <w:rFonts w:ascii="Century" w:hAnsi="Century"/>
          <w:sz w:val="22"/>
          <w:szCs w:val="22"/>
        </w:rPr>
        <w:t xml:space="preserve">             </w:t>
      </w:r>
      <w:r w:rsidRPr="001A3D5D">
        <w:rPr>
          <w:rFonts w:ascii="Century" w:hAnsi="Century"/>
          <w:sz w:val="22"/>
          <w:szCs w:val="22"/>
        </w:rPr>
        <w:t xml:space="preserve"> </w:t>
      </w:r>
      <w:r w:rsidRPr="001A3D5D">
        <w:rPr>
          <w:rFonts w:ascii="Cambria Math" w:hAnsi="Cambria Math"/>
          <w:sz w:val="22"/>
          <w:szCs w:val="22"/>
        </w:rPr>
        <w:t>∀ d ∈ D, p ∈ P</w:t>
      </w:r>
    </w:p>
    <w:p w14:paraId="0F77E0F6" w14:textId="364C230B" w:rsidR="007317A9" w:rsidRPr="007317A9" w:rsidRDefault="007317A9" w:rsidP="008B1B31">
      <w:pPr>
        <w:pStyle w:val="CommentText"/>
        <w:rPr>
          <w:rFonts w:ascii="Cambria Math" w:hAnsi="Cambria Math"/>
          <w:i/>
          <w:iCs/>
        </w:rPr>
      </w:pPr>
      <w:r w:rsidRPr="007317A9">
        <w:rPr>
          <w:rFonts w:ascii="Cambria Math" w:hAnsi="Cambria Math"/>
          <w:i/>
          <w:iCs/>
        </w:rPr>
        <w:t xml:space="preserve">Where: Obj_dir is controlling the direction of the equation i.e. whether to maximize or minimize the objective.  </w:t>
      </w:r>
    </w:p>
    <w:p w14:paraId="18CC7610" w14:textId="25DAD889" w:rsidR="003125E7" w:rsidRDefault="003125E7" w:rsidP="000F0D9C">
      <w:pPr>
        <w:pStyle w:val="CommentText"/>
        <w:ind w:firstLine="720"/>
        <w:jc w:val="both"/>
        <w:rPr>
          <w:rFonts w:ascii="Times New Roman" w:hAnsi="Times New Roman" w:cs="Times New Roman"/>
          <w:sz w:val="24"/>
          <w:szCs w:val="24"/>
        </w:rPr>
      </w:pPr>
      <w:commentRangeStart w:id="112"/>
      <w:r w:rsidRPr="009D3F54">
        <w:rPr>
          <w:rFonts w:ascii="Times New Roman" w:hAnsi="Times New Roman" w:cs="Times New Roman"/>
          <w:sz w:val="24"/>
          <w:szCs w:val="24"/>
        </w:rPr>
        <w:t>The</w:t>
      </w:r>
      <w:commentRangeEnd w:id="112"/>
      <w:r w:rsidR="001A1DC2">
        <w:rPr>
          <w:rStyle w:val="CommentReference"/>
        </w:rPr>
        <w:commentReference w:id="112"/>
      </w:r>
      <w:r w:rsidRPr="009D3F54">
        <w:rPr>
          <w:rFonts w:ascii="Times New Roman" w:hAnsi="Times New Roman" w:cs="Times New Roman"/>
          <w:sz w:val="24"/>
          <w:szCs w:val="24"/>
        </w:rPr>
        <w:t xml:space="preserve"> </w:t>
      </w:r>
      <w:commentRangeStart w:id="113"/>
      <w:r w:rsidRPr="009D3F54">
        <w:rPr>
          <w:rFonts w:ascii="Times New Roman" w:hAnsi="Times New Roman" w:cs="Times New Roman"/>
          <w:sz w:val="24"/>
          <w:szCs w:val="24"/>
        </w:rPr>
        <w:t>model</w:t>
      </w:r>
      <w:r w:rsidR="00903306">
        <w:rPr>
          <w:rFonts w:ascii="Times New Roman" w:hAnsi="Times New Roman" w:cs="Times New Roman"/>
          <w:sz w:val="24"/>
          <w:szCs w:val="24"/>
        </w:rPr>
        <w:t xml:space="preserve"> has opportunity to devise releases </w:t>
      </w:r>
      <w:commentRangeEnd w:id="113"/>
      <w:r w:rsidR="00B33A26">
        <w:rPr>
          <w:rStyle w:val="CommentReference"/>
        </w:rPr>
        <w:commentReference w:id="113"/>
      </w:r>
      <w:commentRangeStart w:id="114"/>
      <w:r w:rsidR="00903306">
        <w:rPr>
          <w:rFonts w:ascii="Times New Roman" w:hAnsi="Times New Roman" w:cs="Times New Roman"/>
          <w:sz w:val="24"/>
          <w:szCs w:val="24"/>
        </w:rPr>
        <w:t>and</w:t>
      </w:r>
      <w:r w:rsidRPr="009D3F54">
        <w:rPr>
          <w:rFonts w:ascii="Times New Roman" w:hAnsi="Times New Roman" w:cs="Times New Roman"/>
          <w:sz w:val="24"/>
          <w:szCs w:val="24"/>
        </w:rPr>
        <w:t xml:space="preserve"> was subjected to number</w:t>
      </w:r>
      <w:r w:rsidR="009D3F54">
        <w:rPr>
          <w:rFonts w:ascii="Times New Roman" w:hAnsi="Times New Roman" w:cs="Times New Roman"/>
          <w:sz w:val="24"/>
          <w:szCs w:val="24"/>
        </w:rPr>
        <w:t xml:space="preserve"> of</w:t>
      </w:r>
      <w:r w:rsidRPr="009D3F54">
        <w:rPr>
          <w:rFonts w:ascii="Times New Roman" w:hAnsi="Times New Roman" w:cs="Times New Roman"/>
          <w:sz w:val="24"/>
          <w:szCs w:val="24"/>
        </w:rPr>
        <w:t xml:space="preserve"> </w:t>
      </w:r>
      <w:r w:rsidR="00D426E8" w:rsidRPr="009D3F54">
        <w:rPr>
          <w:rFonts w:ascii="Times New Roman" w:hAnsi="Times New Roman" w:cs="Times New Roman"/>
          <w:sz w:val="24"/>
          <w:szCs w:val="24"/>
        </w:rPr>
        <w:t>constraints, including reservoir mass balance, storage limits, minimum and maximum release</w:t>
      </w:r>
      <w:r w:rsidR="009D3F54">
        <w:rPr>
          <w:rFonts w:ascii="Times New Roman" w:hAnsi="Times New Roman" w:cs="Times New Roman"/>
          <w:sz w:val="24"/>
          <w:szCs w:val="24"/>
        </w:rPr>
        <w:t xml:space="preserve"> </w:t>
      </w:r>
      <w:r w:rsidR="00685E2A">
        <w:rPr>
          <w:rFonts w:ascii="Times New Roman" w:hAnsi="Times New Roman" w:cs="Times New Roman"/>
          <w:sz w:val="24"/>
          <w:szCs w:val="24"/>
        </w:rPr>
        <w:t>limits</w:t>
      </w:r>
      <w:r w:rsidR="00D426E8" w:rsidRPr="009D3F54">
        <w:rPr>
          <w:rFonts w:ascii="Times New Roman" w:hAnsi="Times New Roman" w:cs="Times New Roman"/>
          <w:sz w:val="24"/>
          <w:szCs w:val="24"/>
        </w:rPr>
        <w:t xml:space="preserve">, ramp up and ramp down </w:t>
      </w:r>
      <w:r w:rsidR="00685E2A">
        <w:rPr>
          <w:rFonts w:ascii="Times New Roman" w:hAnsi="Times New Roman" w:cs="Times New Roman"/>
          <w:sz w:val="24"/>
          <w:szCs w:val="24"/>
        </w:rPr>
        <w:t>limits</w:t>
      </w:r>
      <w:r w:rsidR="00D426E8" w:rsidRPr="009D3F54">
        <w:rPr>
          <w:rFonts w:ascii="Times New Roman" w:hAnsi="Times New Roman" w:cs="Times New Roman"/>
          <w:sz w:val="24"/>
          <w:szCs w:val="24"/>
        </w:rPr>
        <w:t>,</w:t>
      </w:r>
      <w:r w:rsidR="009D3F54" w:rsidRPr="009D3F54">
        <w:rPr>
          <w:rFonts w:ascii="Times New Roman" w:hAnsi="Times New Roman" w:cs="Times New Roman"/>
          <w:sz w:val="24"/>
          <w:szCs w:val="24"/>
        </w:rPr>
        <w:t xml:space="preserve"> </w:t>
      </w:r>
      <w:r w:rsidR="00D426E8" w:rsidRPr="009D3F54">
        <w:rPr>
          <w:rFonts w:ascii="Times New Roman" w:hAnsi="Times New Roman" w:cs="Times New Roman"/>
          <w:sz w:val="24"/>
          <w:szCs w:val="24"/>
        </w:rPr>
        <w:t xml:space="preserve">maximum energy generation, </w:t>
      </w:r>
      <w:r w:rsidR="009D3F54" w:rsidRPr="009D3F54">
        <w:rPr>
          <w:rFonts w:ascii="Times New Roman" w:hAnsi="Times New Roman" w:cs="Times New Roman"/>
          <w:sz w:val="24"/>
          <w:szCs w:val="24"/>
        </w:rPr>
        <w:t>and total monthly release volume</w:t>
      </w:r>
      <w:commentRangeEnd w:id="114"/>
      <w:r w:rsidR="00B33A26">
        <w:rPr>
          <w:rStyle w:val="CommentReference"/>
        </w:rPr>
        <w:commentReference w:id="114"/>
      </w:r>
      <w:r w:rsidR="009D3F54">
        <w:rPr>
          <w:rFonts w:ascii="Times New Roman" w:hAnsi="Times New Roman" w:cs="Times New Roman"/>
          <w:sz w:val="24"/>
          <w:szCs w:val="24"/>
        </w:rPr>
        <w:t xml:space="preserve">. </w:t>
      </w:r>
      <w:r w:rsidR="00131550">
        <w:rPr>
          <w:rFonts w:ascii="Times New Roman" w:hAnsi="Times New Roman" w:cs="Times New Roman"/>
          <w:sz w:val="24"/>
          <w:szCs w:val="24"/>
        </w:rPr>
        <w:t xml:space="preserve"> </w:t>
      </w:r>
    </w:p>
    <w:p w14:paraId="79BDCC61" w14:textId="0C9AA57C" w:rsidR="00131550" w:rsidRDefault="00131550" w:rsidP="000F0D9C">
      <w:pPr>
        <w:pStyle w:val="CommentText"/>
        <w:ind w:firstLine="720"/>
        <w:jc w:val="both"/>
        <w:rPr>
          <w:rFonts w:ascii="Times New Roman" w:hAnsi="Times New Roman" w:cs="Times New Roman"/>
          <w:sz w:val="24"/>
          <w:szCs w:val="24"/>
        </w:rPr>
      </w:pPr>
      <w:commentRangeStart w:id="115"/>
      <w:r>
        <w:rPr>
          <w:rFonts w:ascii="Times New Roman" w:hAnsi="Times New Roman" w:cs="Times New Roman"/>
          <w:sz w:val="24"/>
          <w:szCs w:val="24"/>
        </w:rPr>
        <w:t xml:space="preserve">Within the developed modeling </w:t>
      </w:r>
      <w:r w:rsidR="004F7A12">
        <w:rPr>
          <w:rFonts w:ascii="Times New Roman" w:hAnsi="Times New Roman" w:cs="Times New Roman"/>
          <w:sz w:val="24"/>
          <w:szCs w:val="24"/>
        </w:rPr>
        <w:t>code</w:t>
      </w:r>
      <w:r>
        <w:rPr>
          <w:rFonts w:ascii="Times New Roman" w:hAnsi="Times New Roman" w:cs="Times New Roman"/>
          <w:sz w:val="24"/>
          <w:szCs w:val="24"/>
        </w:rPr>
        <w:t>, two sub models were embedded and executed simultaneously. Each of the sub model has it</w:t>
      </w:r>
      <w:r w:rsidR="00350CD2">
        <w:rPr>
          <w:rFonts w:ascii="Times New Roman" w:hAnsi="Times New Roman" w:cs="Times New Roman"/>
          <w:sz w:val="24"/>
          <w:szCs w:val="24"/>
        </w:rPr>
        <w:t>s</w:t>
      </w:r>
      <w:r>
        <w:rPr>
          <w:rFonts w:ascii="Times New Roman" w:hAnsi="Times New Roman" w:cs="Times New Roman"/>
          <w:sz w:val="24"/>
          <w:szCs w:val="24"/>
        </w:rPr>
        <w:t xml:space="preserve"> specific importance in the overall </w:t>
      </w:r>
      <w:r w:rsidR="009439AB">
        <w:rPr>
          <w:rFonts w:ascii="Times New Roman" w:hAnsi="Times New Roman" w:cs="Times New Roman"/>
          <w:sz w:val="24"/>
          <w:szCs w:val="24"/>
        </w:rPr>
        <w:t>framework and</w:t>
      </w:r>
      <w:r w:rsidR="00350CD2">
        <w:rPr>
          <w:rFonts w:ascii="Times New Roman" w:hAnsi="Times New Roman" w:cs="Times New Roman"/>
          <w:sz w:val="24"/>
          <w:szCs w:val="24"/>
        </w:rPr>
        <w:t xml:space="preserve"> were interdependent</w:t>
      </w:r>
      <w:r w:rsidR="009439AB">
        <w:rPr>
          <w:rFonts w:ascii="Times New Roman" w:hAnsi="Times New Roman" w:cs="Times New Roman"/>
          <w:sz w:val="24"/>
          <w:szCs w:val="24"/>
        </w:rPr>
        <w:t xml:space="preserve">. Initially, the extreme points model </w:t>
      </w:r>
      <w:r w:rsidR="00667822">
        <w:rPr>
          <w:rFonts w:ascii="Times New Roman" w:hAnsi="Times New Roman" w:cs="Times New Roman"/>
          <w:sz w:val="24"/>
          <w:szCs w:val="24"/>
        </w:rPr>
        <w:t>(one of the sub model) was solved and the extreme values for objectives were acquired.</w:t>
      </w:r>
      <w:r w:rsidR="004F7A12">
        <w:rPr>
          <w:rFonts w:ascii="Times New Roman" w:hAnsi="Times New Roman" w:cs="Times New Roman"/>
          <w:sz w:val="24"/>
          <w:szCs w:val="24"/>
        </w:rPr>
        <w:t xml:space="preserve"> Later, while applying constraint method, </w:t>
      </w:r>
      <w:r w:rsidR="00243B53">
        <w:rPr>
          <w:rFonts w:ascii="Times New Roman" w:hAnsi="Times New Roman" w:cs="Times New Roman"/>
          <w:sz w:val="24"/>
          <w:szCs w:val="24"/>
        </w:rPr>
        <w:t xml:space="preserve">various intermediate </w:t>
      </w:r>
      <w:r w:rsidR="004F7A12">
        <w:rPr>
          <w:rFonts w:ascii="Times New Roman" w:hAnsi="Times New Roman" w:cs="Times New Roman"/>
          <w:sz w:val="24"/>
          <w:szCs w:val="24"/>
        </w:rPr>
        <w:t xml:space="preserve">hydropeaking index values were </w:t>
      </w:r>
      <w:del w:id="116" w:author="David Rosenberg" w:date="2020-01-05T20:47:00Z">
        <w:r w:rsidR="004F7A12" w:rsidDel="00B33A26">
          <w:rPr>
            <w:rFonts w:ascii="Times New Roman" w:hAnsi="Times New Roman" w:cs="Times New Roman"/>
            <w:sz w:val="24"/>
            <w:szCs w:val="24"/>
          </w:rPr>
          <w:delText xml:space="preserve">linearly interpolated </w:delText>
        </w:r>
      </w:del>
      <w:r w:rsidR="004F7A12">
        <w:rPr>
          <w:rFonts w:ascii="Times New Roman" w:hAnsi="Times New Roman" w:cs="Times New Roman"/>
          <w:sz w:val="24"/>
          <w:szCs w:val="24"/>
        </w:rPr>
        <w:t xml:space="preserve">between the extreme values, and </w:t>
      </w:r>
      <w:r w:rsidR="00243B53">
        <w:rPr>
          <w:rFonts w:ascii="Times New Roman" w:hAnsi="Times New Roman" w:cs="Times New Roman"/>
          <w:sz w:val="24"/>
          <w:szCs w:val="24"/>
        </w:rPr>
        <w:t xml:space="preserve">each of the intermediate value was made constraint for the run. The model was solved for hydropower revenue generation </w:t>
      </w:r>
      <w:r w:rsidR="002A1A4F">
        <w:rPr>
          <w:rFonts w:ascii="Times New Roman" w:hAnsi="Times New Roman" w:cs="Times New Roman"/>
          <w:sz w:val="24"/>
          <w:szCs w:val="24"/>
        </w:rPr>
        <w:t>value corresponding to that constraint hydropeaking index value.</w:t>
      </w:r>
      <w:r w:rsidR="005C6554">
        <w:rPr>
          <w:rFonts w:ascii="Times New Roman" w:hAnsi="Times New Roman" w:cs="Times New Roman"/>
          <w:sz w:val="24"/>
          <w:szCs w:val="24"/>
        </w:rPr>
        <w:t xml:space="preserve"> In total, the pareto optimal curve amongst objectives under </w:t>
      </w:r>
      <w:r w:rsidR="00C864FC">
        <w:rPr>
          <w:rFonts w:ascii="Times New Roman" w:hAnsi="Times New Roman" w:cs="Times New Roman"/>
          <w:sz w:val="24"/>
          <w:szCs w:val="24"/>
        </w:rPr>
        <w:t>each of the</w:t>
      </w:r>
      <w:r w:rsidR="005C6554">
        <w:rPr>
          <w:rFonts w:ascii="Times New Roman" w:hAnsi="Times New Roman" w:cs="Times New Roman"/>
          <w:sz w:val="24"/>
          <w:szCs w:val="24"/>
        </w:rPr>
        <w:t xml:space="preserve"> total monthly volume</w:t>
      </w:r>
      <w:r w:rsidR="00C864FC">
        <w:rPr>
          <w:rFonts w:ascii="Times New Roman" w:hAnsi="Times New Roman" w:cs="Times New Roman"/>
          <w:sz w:val="24"/>
          <w:szCs w:val="24"/>
        </w:rPr>
        <w:t xml:space="preserve"> values was prepared (refer results sections for further details)</w:t>
      </w:r>
      <w:r w:rsidR="005C6554">
        <w:rPr>
          <w:rFonts w:ascii="Times New Roman" w:hAnsi="Times New Roman" w:cs="Times New Roman"/>
          <w:sz w:val="24"/>
          <w:szCs w:val="24"/>
        </w:rPr>
        <w:t>.</w:t>
      </w:r>
      <w:commentRangeEnd w:id="115"/>
      <w:r w:rsidR="00B33A26">
        <w:rPr>
          <w:rStyle w:val="CommentReference"/>
        </w:rPr>
        <w:commentReference w:id="115"/>
      </w:r>
    </w:p>
    <w:p w14:paraId="722C48ED" w14:textId="39B4D7B8" w:rsidR="000C29AF" w:rsidRPr="009D3F54" w:rsidRDefault="000C29AF" w:rsidP="000F0D9C">
      <w:pPr>
        <w:pStyle w:val="CommentText"/>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For validation, </w:t>
      </w:r>
      <w:del w:id="117" w:author="David Rosenberg" w:date="2020-01-05T20:47:00Z">
        <w:r w:rsidRPr="000C29AF" w:rsidDel="00B33A26">
          <w:rPr>
            <w:rFonts w:ascii="Times New Roman" w:hAnsi="Times New Roman" w:cs="Times New Roman"/>
            <w:sz w:val="24"/>
            <w:szCs w:val="24"/>
          </w:rPr>
          <w:delText>the model was simulated</w:delText>
        </w:r>
        <w:r w:rsidDel="00B33A26">
          <w:rPr>
            <w:rFonts w:ascii="Times New Roman" w:hAnsi="Times New Roman" w:cs="Times New Roman"/>
            <w:sz w:val="24"/>
            <w:szCs w:val="24"/>
          </w:rPr>
          <w:delText xml:space="preserve"> with </w:delText>
        </w:r>
      </w:del>
      <w:r>
        <w:rPr>
          <w:rFonts w:ascii="Times New Roman" w:hAnsi="Times New Roman" w:cs="Times New Roman"/>
          <w:sz w:val="24"/>
          <w:szCs w:val="24"/>
        </w:rPr>
        <w:t>observed release data</w:t>
      </w:r>
      <w:r w:rsidRPr="000C29AF">
        <w:rPr>
          <w:rFonts w:ascii="Times New Roman" w:hAnsi="Times New Roman" w:cs="Times New Roman"/>
          <w:sz w:val="24"/>
          <w:szCs w:val="24"/>
        </w:rPr>
        <w:t xml:space="preserve"> on hourly timestep</w:t>
      </w:r>
      <w:ins w:id="118" w:author="David Rosenberg" w:date="2020-01-05T20:52:00Z">
        <w:r w:rsidR="00B33A26">
          <w:rPr>
            <w:rFonts w:ascii="Times New Roman" w:hAnsi="Times New Roman" w:cs="Times New Roman"/>
            <w:sz w:val="24"/>
            <w:szCs w:val="24"/>
          </w:rPr>
          <w:t xml:space="preserve"> for April and June 2018</w:t>
        </w:r>
      </w:ins>
      <w:r w:rsidRPr="000C29AF">
        <w:rPr>
          <w:rFonts w:ascii="Times New Roman" w:hAnsi="Times New Roman" w:cs="Times New Roman"/>
          <w:sz w:val="24"/>
          <w:szCs w:val="24"/>
        </w:rPr>
        <w:t xml:space="preserve"> </w:t>
      </w:r>
      <w:ins w:id="119" w:author="David Rosenberg" w:date="2020-01-05T20:47:00Z">
        <w:r w:rsidR="00B33A26">
          <w:rPr>
            <w:rFonts w:ascii="Times New Roman" w:hAnsi="Times New Roman" w:cs="Times New Roman"/>
            <w:sz w:val="24"/>
            <w:szCs w:val="24"/>
          </w:rPr>
          <w:t xml:space="preserve">were used </w:t>
        </w:r>
      </w:ins>
      <w:r w:rsidRPr="000C29AF">
        <w:rPr>
          <w:rFonts w:ascii="Times New Roman" w:hAnsi="Times New Roman" w:cs="Times New Roman"/>
          <w:sz w:val="24"/>
          <w:szCs w:val="24"/>
        </w:rPr>
        <w:t xml:space="preserve">to calculate hydropeaking index, energy generation, and </w:t>
      </w:r>
      <w:r>
        <w:rPr>
          <w:rFonts w:ascii="Times New Roman" w:hAnsi="Times New Roman" w:cs="Times New Roman"/>
          <w:sz w:val="24"/>
          <w:szCs w:val="24"/>
        </w:rPr>
        <w:t>hydropower</w:t>
      </w:r>
      <w:r w:rsidRPr="000C29AF">
        <w:rPr>
          <w:rFonts w:ascii="Times New Roman" w:hAnsi="Times New Roman" w:cs="Times New Roman"/>
          <w:sz w:val="24"/>
          <w:szCs w:val="24"/>
        </w:rPr>
        <w:t xml:space="preserve"> revenue</w:t>
      </w:r>
      <w:r>
        <w:rPr>
          <w:rFonts w:ascii="Times New Roman" w:hAnsi="Times New Roman" w:cs="Times New Roman"/>
          <w:sz w:val="24"/>
          <w:szCs w:val="24"/>
        </w:rPr>
        <w:t xml:space="preserve"> generation</w:t>
      </w:r>
      <w:r w:rsidRPr="000C29AF">
        <w:rPr>
          <w:rFonts w:ascii="Times New Roman" w:hAnsi="Times New Roman" w:cs="Times New Roman"/>
          <w:sz w:val="24"/>
          <w:szCs w:val="24"/>
        </w:rPr>
        <w:t xml:space="preserve"> results</w:t>
      </w:r>
      <w:ins w:id="120" w:author="David Rosenberg" w:date="2020-01-05T20:48:00Z">
        <w:r w:rsidR="00B33A26">
          <w:rPr>
            <w:rFonts w:ascii="Times New Roman" w:hAnsi="Times New Roman" w:cs="Times New Roman"/>
            <w:sz w:val="24"/>
            <w:szCs w:val="24"/>
          </w:rPr>
          <w:t xml:space="preserve"> (Eqs. 1 and 2)</w:t>
        </w:r>
      </w:ins>
      <w:r w:rsidRPr="008D3C02">
        <w:rPr>
          <w:rFonts w:ascii="Times New Roman" w:hAnsi="Times New Roman" w:cs="Times New Roman"/>
          <w:sz w:val="24"/>
          <w:szCs w:val="24"/>
        </w:rPr>
        <w:t>.</w:t>
      </w:r>
      <w:r w:rsidR="00CB6ED9" w:rsidRPr="008D3C02">
        <w:rPr>
          <w:rFonts w:ascii="Times New Roman" w:hAnsi="Times New Roman" w:cs="Times New Roman"/>
          <w:sz w:val="24"/>
          <w:szCs w:val="24"/>
        </w:rPr>
        <w:t xml:space="preserve"> </w:t>
      </w:r>
      <w:del w:id="121" w:author="David Rosenberg" w:date="2020-01-05T20:48:00Z">
        <w:r w:rsidR="00CB6ED9" w:rsidRPr="008D3C02" w:rsidDel="00B33A26">
          <w:rPr>
            <w:rFonts w:ascii="Times New Roman" w:hAnsi="Times New Roman" w:cs="Times New Roman"/>
            <w:sz w:val="24"/>
            <w:szCs w:val="24"/>
          </w:rPr>
          <w:delText xml:space="preserve">In addition, to select the suitable </w:delText>
        </w:r>
      </w:del>
      <w:ins w:id="122" w:author="David Rosenberg" w:date="2020-01-05T20:48:00Z">
        <w:r w:rsidR="00B33A26">
          <w:rPr>
            <w:rFonts w:ascii="Times New Roman" w:hAnsi="Times New Roman" w:cs="Times New Roman"/>
            <w:sz w:val="24"/>
            <w:szCs w:val="24"/>
          </w:rPr>
          <w:t xml:space="preserve">Several </w:t>
        </w:r>
      </w:ins>
      <w:r w:rsidR="00CB6ED9" w:rsidRPr="008D3C02">
        <w:rPr>
          <w:rFonts w:ascii="Times New Roman" w:hAnsi="Times New Roman" w:cs="Times New Roman"/>
          <w:sz w:val="24"/>
          <w:szCs w:val="24"/>
        </w:rPr>
        <w:t>sub-daily timesteps</w:t>
      </w:r>
      <w:ins w:id="123" w:author="David Rosenberg" w:date="2020-01-05T20:49:00Z">
        <w:r w:rsidR="00B33A26">
          <w:rPr>
            <w:rFonts w:ascii="Times New Roman" w:hAnsi="Times New Roman" w:cs="Times New Roman"/>
            <w:sz w:val="24"/>
            <w:szCs w:val="24"/>
          </w:rPr>
          <w:t xml:space="preserve"> of different start times and durations were </w:t>
        </w:r>
        <w:commentRangeStart w:id="124"/>
        <w:r w:rsidR="00B33A26">
          <w:rPr>
            <w:rFonts w:ascii="Times New Roman" w:hAnsi="Times New Roman" w:cs="Times New Roman"/>
            <w:sz w:val="24"/>
            <w:szCs w:val="24"/>
          </w:rPr>
          <w:t xml:space="preserve">tested to determine </w:t>
        </w:r>
        <w:commentRangeEnd w:id="124"/>
        <w:r w:rsidR="00B33A26">
          <w:rPr>
            <w:rStyle w:val="CommentReference"/>
          </w:rPr>
          <w:commentReference w:id="124"/>
        </w:r>
      </w:ins>
      <w:del w:id="125" w:author="David Rosenberg" w:date="2020-01-05T20:49:00Z">
        <w:r w:rsidR="00CB6ED9" w:rsidRPr="008D3C02" w:rsidDel="00B33A26">
          <w:rPr>
            <w:rFonts w:ascii="Times New Roman" w:hAnsi="Times New Roman" w:cs="Times New Roman"/>
            <w:sz w:val="24"/>
            <w:szCs w:val="24"/>
          </w:rPr>
          <w:delText xml:space="preserve"> duration, various</w:delText>
        </w:r>
        <w:r w:rsidRPr="008D3C02" w:rsidDel="00B33A26">
          <w:rPr>
            <w:rFonts w:ascii="Times New Roman" w:hAnsi="Times New Roman" w:cs="Times New Roman"/>
            <w:sz w:val="24"/>
            <w:szCs w:val="24"/>
          </w:rPr>
          <w:delText xml:space="preserve"> scenarios were developed</w:delText>
        </w:r>
        <w:r w:rsidR="00CB6ED9" w:rsidRPr="008D3C02" w:rsidDel="00B33A26">
          <w:rPr>
            <w:rFonts w:ascii="Times New Roman" w:hAnsi="Times New Roman" w:cs="Times New Roman"/>
            <w:sz w:val="24"/>
            <w:szCs w:val="24"/>
          </w:rPr>
          <w:delText xml:space="preserve"> and tested</w:delText>
        </w:r>
      </w:del>
      <w:ins w:id="126" w:author="David Rosenberg" w:date="2020-01-05T20:51:00Z">
        <w:r w:rsidR="00B33A26">
          <w:rPr>
            <w:rFonts w:ascii="Times New Roman" w:hAnsi="Times New Roman" w:cs="Times New Roman"/>
            <w:sz w:val="24"/>
            <w:szCs w:val="24"/>
          </w:rPr>
          <w:t xml:space="preserve"> (Table 1)</w:t>
        </w:r>
      </w:ins>
      <w:r w:rsidR="00CB6ED9" w:rsidRPr="008D3C02">
        <w:rPr>
          <w:rFonts w:ascii="Times New Roman" w:hAnsi="Times New Roman" w:cs="Times New Roman"/>
          <w:sz w:val="24"/>
          <w:szCs w:val="24"/>
        </w:rPr>
        <w:t xml:space="preserve">. The </w:t>
      </w:r>
      <w:del w:id="127" w:author="David Rosenberg" w:date="2020-01-05T20:50:00Z">
        <w:r w:rsidR="00CB6ED9" w:rsidRPr="008D3C02" w:rsidDel="00B33A26">
          <w:rPr>
            <w:rFonts w:ascii="Times New Roman" w:hAnsi="Times New Roman" w:cs="Times New Roman"/>
            <w:sz w:val="24"/>
            <w:szCs w:val="24"/>
          </w:rPr>
          <w:delText>introduction of</w:delText>
        </w:r>
      </w:del>
      <w:ins w:id="128" w:author="David Rosenberg" w:date="2020-01-05T20:50:00Z">
        <w:r w:rsidR="00B33A26">
          <w:rPr>
            <w:rFonts w:ascii="Times New Roman" w:hAnsi="Times New Roman" w:cs="Times New Roman"/>
            <w:sz w:val="24"/>
            <w:szCs w:val="24"/>
          </w:rPr>
          <w:t>use</w:t>
        </w:r>
      </w:ins>
      <w:r w:rsidR="00CB6ED9" w:rsidRPr="008D3C02">
        <w:rPr>
          <w:rFonts w:ascii="Times New Roman" w:hAnsi="Times New Roman" w:cs="Times New Roman"/>
          <w:sz w:val="24"/>
          <w:szCs w:val="24"/>
        </w:rPr>
        <w:t xml:space="preserve"> </w:t>
      </w:r>
      <w:ins w:id="129" w:author="David Rosenberg" w:date="2020-01-05T20:50:00Z">
        <w:r w:rsidR="00B33A26">
          <w:rPr>
            <w:rFonts w:ascii="Times New Roman" w:hAnsi="Times New Roman" w:cs="Times New Roman"/>
            <w:sz w:val="24"/>
            <w:szCs w:val="24"/>
          </w:rPr>
          <w:t xml:space="preserve">of </w:t>
        </w:r>
      </w:ins>
      <w:ins w:id="130" w:author="David Rosenberg" w:date="2020-01-05T21:17:00Z">
        <w:r w:rsidR="00AF77DA">
          <w:rPr>
            <w:rFonts w:ascii="Times New Roman" w:hAnsi="Times New Roman" w:cs="Times New Roman"/>
            <w:sz w:val="24"/>
            <w:szCs w:val="24"/>
          </w:rPr>
          <w:t xml:space="preserve">2 or 4 </w:t>
        </w:r>
      </w:ins>
      <w:r w:rsidR="00CB6ED9" w:rsidRPr="008D3C02">
        <w:rPr>
          <w:rFonts w:ascii="Times New Roman" w:hAnsi="Times New Roman" w:cs="Times New Roman"/>
          <w:sz w:val="24"/>
          <w:szCs w:val="24"/>
        </w:rPr>
        <w:t>sub-daily timestep</w:t>
      </w:r>
      <w:ins w:id="131" w:author="David Rosenberg" w:date="2020-01-05T21:16:00Z">
        <w:r w:rsidR="00AF77DA">
          <w:rPr>
            <w:rFonts w:ascii="Times New Roman" w:hAnsi="Times New Roman" w:cs="Times New Roman"/>
            <w:sz w:val="24"/>
            <w:szCs w:val="24"/>
          </w:rPr>
          <w:t>s</w:t>
        </w:r>
      </w:ins>
      <w:r w:rsidR="00CB6ED9" w:rsidRPr="008D3C02">
        <w:rPr>
          <w:rFonts w:ascii="Times New Roman" w:hAnsi="Times New Roman" w:cs="Times New Roman"/>
          <w:sz w:val="24"/>
          <w:szCs w:val="24"/>
        </w:rPr>
        <w:t xml:space="preserve"> </w:t>
      </w:r>
      <w:del w:id="132" w:author="David Rosenberg" w:date="2020-01-05T20:50:00Z">
        <w:r w:rsidR="00CB6ED9" w:rsidRPr="008D3C02" w:rsidDel="00B33A26">
          <w:rPr>
            <w:rFonts w:ascii="Times New Roman" w:hAnsi="Times New Roman" w:cs="Times New Roman"/>
            <w:sz w:val="24"/>
            <w:szCs w:val="24"/>
          </w:rPr>
          <w:delText xml:space="preserve">instead of </w:delText>
        </w:r>
        <w:r w:rsidR="008D3C02" w:rsidRPr="008D3C02" w:rsidDel="00B33A26">
          <w:rPr>
            <w:rFonts w:ascii="Times New Roman" w:hAnsi="Times New Roman" w:cs="Times New Roman"/>
            <w:sz w:val="24"/>
            <w:szCs w:val="24"/>
          </w:rPr>
          <w:delText>using</w:delText>
        </w:r>
      </w:del>
      <w:del w:id="133" w:author="David Rosenberg" w:date="2020-01-05T21:17:00Z">
        <w:r w:rsidR="008D3C02" w:rsidRPr="008D3C02" w:rsidDel="00AF77DA">
          <w:rPr>
            <w:rFonts w:ascii="Times New Roman" w:hAnsi="Times New Roman" w:cs="Times New Roman"/>
            <w:sz w:val="24"/>
            <w:szCs w:val="24"/>
          </w:rPr>
          <w:delText xml:space="preserve"> </w:delText>
        </w:r>
        <w:r w:rsidR="00CB6ED9" w:rsidRPr="00F22F8A" w:rsidDel="00AF77DA">
          <w:rPr>
            <w:rFonts w:ascii="Times New Roman" w:hAnsi="Times New Roman" w:cs="Times New Roman"/>
            <w:sz w:val="24"/>
            <w:szCs w:val="24"/>
          </w:rPr>
          <w:delText>hourly timestep</w:delText>
        </w:r>
        <w:r w:rsidR="00CB6ED9" w:rsidRPr="008D3C02" w:rsidDel="00AF77DA">
          <w:rPr>
            <w:rFonts w:ascii="Times New Roman" w:hAnsi="Times New Roman" w:cs="Times New Roman"/>
            <w:sz w:val="24"/>
            <w:szCs w:val="24"/>
          </w:rPr>
          <w:delText xml:space="preserve"> </w:delText>
        </w:r>
      </w:del>
      <w:del w:id="134" w:author="David Rosenberg" w:date="2020-01-05T20:50:00Z">
        <w:r w:rsidR="00CB6ED9" w:rsidRPr="008D3C02" w:rsidDel="00B33A26">
          <w:rPr>
            <w:rFonts w:ascii="Times New Roman" w:hAnsi="Times New Roman" w:cs="Times New Roman"/>
            <w:sz w:val="24"/>
            <w:szCs w:val="24"/>
          </w:rPr>
          <w:delText>simulation</w:delText>
        </w:r>
        <w:r w:rsidRPr="008D3C02" w:rsidDel="00B33A26">
          <w:rPr>
            <w:rFonts w:ascii="Times New Roman" w:hAnsi="Times New Roman" w:cs="Times New Roman"/>
            <w:sz w:val="24"/>
            <w:szCs w:val="24"/>
          </w:rPr>
          <w:delText xml:space="preserve"> </w:delText>
        </w:r>
        <w:r w:rsidR="008D3C02" w:rsidRPr="008D3C02" w:rsidDel="00B33A26">
          <w:rPr>
            <w:rFonts w:ascii="Times New Roman" w:hAnsi="Times New Roman" w:cs="Times New Roman"/>
            <w:sz w:val="24"/>
            <w:szCs w:val="24"/>
          </w:rPr>
          <w:delText>simplifies the model calculation</w:delText>
        </w:r>
      </w:del>
      <w:ins w:id="135" w:author="David Rosenberg" w:date="2020-01-05T20:50:00Z">
        <w:r w:rsidR="00B33A26">
          <w:rPr>
            <w:rFonts w:ascii="Times New Roman" w:hAnsi="Times New Roman" w:cs="Times New Roman"/>
            <w:sz w:val="24"/>
            <w:szCs w:val="24"/>
          </w:rPr>
          <w:t>reduces the computational burden</w:t>
        </w:r>
      </w:ins>
      <w:ins w:id="136" w:author="David Rosenberg" w:date="2020-01-05T21:17:00Z">
        <w:r w:rsidR="00AF77DA">
          <w:rPr>
            <w:rFonts w:ascii="Times New Roman" w:hAnsi="Times New Roman" w:cs="Times New Roman"/>
            <w:sz w:val="24"/>
            <w:szCs w:val="24"/>
          </w:rPr>
          <w:t xml:space="preserve"> by a factor of 12 or 6 over and hourly timestep </w:t>
        </w:r>
      </w:ins>
      <w:ins w:id="137" w:author="David Rosenberg" w:date="2020-01-05T20:50:00Z">
        <w:r w:rsidR="00B33A26">
          <w:rPr>
            <w:rFonts w:ascii="Times New Roman" w:hAnsi="Times New Roman" w:cs="Times New Roman"/>
            <w:sz w:val="24"/>
            <w:szCs w:val="24"/>
          </w:rPr>
          <w:t>and helps reservoir operators and stakeho</w:t>
        </w:r>
      </w:ins>
      <w:ins w:id="138" w:author="David Rosenberg" w:date="2020-01-05T20:51:00Z">
        <w:r w:rsidR="00B33A26">
          <w:rPr>
            <w:rFonts w:ascii="Times New Roman" w:hAnsi="Times New Roman" w:cs="Times New Roman"/>
            <w:sz w:val="24"/>
            <w:szCs w:val="24"/>
          </w:rPr>
          <w:t xml:space="preserve">lders focus on </w:t>
        </w:r>
      </w:ins>
      <w:del w:id="139" w:author="David Rosenberg" w:date="2020-01-05T20:51:00Z">
        <w:r w:rsidR="008D3C02" w:rsidRPr="008D3C02" w:rsidDel="00B33A26">
          <w:rPr>
            <w:rFonts w:ascii="Times New Roman" w:hAnsi="Times New Roman" w:cs="Times New Roman"/>
            <w:sz w:val="24"/>
            <w:szCs w:val="24"/>
          </w:rPr>
          <w:delText>, and the implementation will also be easier for the reservoir operator</w:delText>
        </w:r>
      </w:del>
      <w:ins w:id="140" w:author="David Rosenberg" w:date="2020-01-05T20:51:00Z">
        <w:r w:rsidR="00B33A26">
          <w:rPr>
            <w:rFonts w:ascii="Times New Roman" w:hAnsi="Times New Roman" w:cs="Times New Roman"/>
            <w:sz w:val="24"/>
            <w:szCs w:val="24"/>
          </w:rPr>
          <w:t>key attributes of the release hydrograph</w:t>
        </w:r>
      </w:ins>
      <w:r w:rsidR="008D3C02" w:rsidRPr="008D3C02">
        <w:rPr>
          <w:rFonts w:ascii="Times New Roman" w:hAnsi="Times New Roman" w:cs="Times New Roman"/>
          <w:sz w:val="24"/>
          <w:szCs w:val="24"/>
        </w:rPr>
        <w:t xml:space="preserve">. </w:t>
      </w:r>
      <w:del w:id="141" w:author="David Rosenberg" w:date="2020-01-05T20:52:00Z">
        <w:r w:rsidR="008D3C02" w:rsidRPr="008D3C02" w:rsidDel="00B33A26">
          <w:rPr>
            <w:rFonts w:ascii="Times New Roman" w:hAnsi="Times New Roman" w:cs="Times New Roman"/>
            <w:sz w:val="24"/>
            <w:szCs w:val="24"/>
          </w:rPr>
          <w:delText>Nevertheless, all the scenarios were developed based</w:delText>
        </w:r>
        <w:r w:rsidRPr="008D3C02" w:rsidDel="00B33A26">
          <w:rPr>
            <w:rFonts w:ascii="Times New Roman" w:hAnsi="Times New Roman" w:cs="Times New Roman"/>
            <w:sz w:val="24"/>
            <w:szCs w:val="24"/>
          </w:rPr>
          <w:delText xml:space="preserve"> on understanding of</w:delText>
        </w:r>
        <w:r w:rsidR="008D3C02" w:rsidDel="00B33A26">
          <w:rPr>
            <w:rFonts w:ascii="Times New Roman" w:hAnsi="Times New Roman" w:cs="Times New Roman"/>
            <w:sz w:val="24"/>
            <w:szCs w:val="24"/>
          </w:rPr>
          <w:delText xml:space="preserve"> the </w:delText>
        </w:r>
        <w:r w:rsidRPr="008D3C02" w:rsidDel="00B33A26">
          <w:rPr>
            <w:rFonts w:ascii="Times New Roman" w:hAnsi="Times New Roman" w:cs="Times New Roman"/>
            <w:sz w:val="24"/>
            <w:szCs w:val="24"/>
          </w:rPr>
          <w:delText xml:space="preserve">favorable </w:delText>
        </w:r>
        <w:r w:rsidR="008D3C02" w:rsidRPr="008D3C02" w:rsidDel="00B33A26">
          <w:rPr>
            <w:rFonts w:ascii="Times New Roman" w:hAnsi="Times New Roman" w:cs="Times New Roman"/>
            <w:sz w:val="24"/>
            <w:szCs w:val="24"/>
          </w:rPr>
          <w:delText xml:space="preserve">conditions </w:delText>
        </w:r>
        <w:r w:rsidRPr="008D3C02" w:rsidDel="00B33A26">
          <w:rPr>
            <w:rFonts w:ascii="Times New Roman" w:hAnsi="Times New Roman" w:cs="Times New Roman"/>
            <w:sz w:val="24"/>
            <w:szCs w:val="24"/>
          </w:rPr>
          <w:delText>for bug</w:delText>
        </w:r>
        <w:r w:rsidR="008D3C02" w:rsidRPr="008D3C02" w:rsidDel="00B33A26">
          <w:rPr>
            <w:rFonts w:ascii="Times New Roman" w:hAnsi="Times New Roman" w:cs="Times New Roman"/>
            <w:sz w:val="24"/>
            <w:szCs w:val="24"/>
          </w:rPr>
          <w:delText>s population</w:delText>
        </w:r>
        <w:r w:rsidRPr="008D3C02" w:rsidDel="00B33A26">
          <w:rPr>
            <w:rFonts w:ascii="Times New Roman" w:hAnsi="Times New Roman" w:cs="Times New Roman"/>
            <w:sz w:val="24"/>
            <w:szCs w:val="24"/>
          </w:rPr>
          <w:delText xml:space="preserve"> as well as the</w:delText>
        </w:r>
        <w:r w:rsidR="008D3C02" w:rsidRPr="008D3C02" w:rsidDel="00B33A26">
          <w:rPr>
            <w:rFonts w:ascii="Times New Roman" w:hAnsi="Times New Roman" w:cs="Times New Roman"/>
            <w:sz w:val="24"/>
            <w:szCs w:val="24"/>
          </w:rPr>
          <w:delText xml:space="preserve"> power</w:delText>
        </w:r>
        <w:r w:rsidRPr="008D3C02" w:rsidDel="00B33A26">
          <w:rPr>
            <w:rFonts w:ascii="Times New Roman" w:hAnsi="Times New Roman" w:cs="Times New Roman"/>
            <w:sz w:val="24"/>
            <w:szCs w:val="24"/>
          </w:rPr>
          <w:delText xml:space="preserve"> price variation within the day. </w:delText>
        </w:r>
        <w:r w:rsidR="00F22F8A" w:rsidDel="00B33A26">
          <w:rPr>
            <w:rFonts w:ascii="Times New Roman" w:hAnsi="Times New Roman" w:cs="Times New Roman"/>
            <w:sz w:val="24"/>
            <w:szCs w:val="24"/>
          </w:rPr>
          <w:fldChar w:fldCharType="begin"/>
        </w:r>
        <w:r w:rsidR="00F22F8A" w:rsidRPr="000F0D9C" w:rsidDel="00B33A26">
          <w:rPr>
            <w:rFonts w:ascii="Times New Roman" w:hAnsi="Times New Roman" w:cs="Times New Roman"/>
            <w:sz w:val="24"/>
            <w:szCs w:val="24"/>
          </w:rPr>
          <w:delInstrText xml:space="preserve"> REF _Ref28073284 \h </w:delInstrText>
        </w:r>
        <w:r w:rsidR="000F0D9C" w:rsidRPr="000F0D9C" w:rsidDel="00B33A26">
          <w:rPr>
            <w:rFonts w:ascii="Times New Roman" w:hAnsi="Times New Roman" w:cs="Times New Roman"/>
            <w:sz w:val="24"/>
            <w:szCs w:val="24"/>
          </w:rPr>
          <w:delInstrText xml:space="preserve"> \* MERGEFORMAT </w:delInstrText>
        </w:r>
        <w:r w:rsidR="00F22F8A" w:rsidDel="00B33A26">
          <w:rPr>
            <w:rFonts w:ascii="Times New Roman" w:hAnsi="Times New Roman" w:cs="Times New Roman"/>
            <w:sz w:val="24"/>
            <w:szCs w:val="24"/>
          </w:rPr>
        </w:r>
        <w:r w:rsidR="00F22F8A" w:rsidDel="00B33A26">
          <w:rPr>
            <w:rFonts w:ascii="Times New Roman" w:hAnsi="Times New Roman" w:cs="Times New Roman"/>
            <w:sz w:val="24"/>
            <w:szCs w:val="24"/>
          </w:rPr>
          <w:fldChar w:fldCharType="separate"/>
        </w:r>
        <w:r w:rsidR="00F22F8A" w:rsidRPr="000F0D9C" w:rsidDel="00B33A26">
          <w:rPr>
            <w:rFonts w:ascii="Times New Roman" w:hAnsi="Times New Roman" w:cs="Times New Roman"/>
            <w:sz w:val="24"/>
            <w:szCs w:val="24"/>
          </w:rPr>
          <w:delText>Table</w:delText>
        </w:r>
        <w:r w:rsidR="00F22F8A" w:rsidRPr="00F22F8A" w:rsidDel="00B33A26">
          <w:rPr>
            <w:sz w:val="22"/>
            <w:szCs w:val="22"/>
          </w:rPr>
          <w:delText xml:space="preserve"> </w:delText>
        </w:r>
        <w:r w:rsidR="00F22F8A" w:rsidRPr="00F22F8A" w:rsidDel="00B33A26">
          <w:rPr>
            <w:noProof/>
            <w:sz w:val="22"/>
            <w:szCs w:val="22"/>
          </w:rPr>
          <w:delText>1</w:delText>
        </w:r>
        <w:r w:rsidR="00F22F8A" w:rsidDel="00B33A26">
          <w:rPr>
            <w:rFonts w:ascii="Times New Roman" w:hAnsi="Times New Roman" w:cs="Times New Roman"/>
            <w:sz w:val="24"/>
            <w:szCs w:val="24"/>
          </w:rPr>
          <w:fldChar w:fldCharType="end"/>
        </w:r>
        <w:r w:rsidR="00F22F8A" w:rsidDel="00B33A26">
          <w:rPr>
            <w:rFonts w:ascii="Times New Roman" w:hAnsi="Times New Roman" w:cs="Times New Roman"/>
            <w:sz w:val="24"/>
            <w:szCs w:val="24"/>
          </w:rPr>
          <w:delText xml:space="preserve"> </w:delText>
        </w:r>
        <w:r w:rsidR="008D3C02" w:rsidRPr="00F22F8A" w:rsidDel="00B33A26">
          <w:rPr>
            <w:rFonts w:ascii="Times New Roman" w:hAnsi="Times New Roman" w:cs="Times New Roman"/>
            <w:sz w:val="24"/>
            <w:szCs w:val="24"/>
          </w:rPr>
          <w:delText xml:space="preserve">provides </w:delText>
        </w:r>
        <w:r w:rsidRPr="00F22F8A" w:rsidDel="00B33A26">
          <w:rPr>
            <w:rFonts w:ascii="Times New Roman" w:hAnsi="Times New Roman" w:cs="Times New Roman"/>
            <w:sz w:val="24"/>
            <w:szCs w:val="24"/>
          </w:rPr>
          <w:delText>details of th</w:delText>
        </w:r>
        <w:r w:rsidR="00F22F8A" w:rsidRPr="00F22F8A" w:rsidDel="00B33A26">
          <w:rPr>
            <w:rFonts w:ascii="Times New Roman" w:hAnsi="Times New Roman" w:cs="Times New Roman"/>
            <w:sz w:val="24"/>
            <w:szCs w:val="24"/>
          </w:rPr>
          <w:delText>e</w:delText>
        </w:r>
        <w:r w:rsidRPr="00F22F8A" w:rsidDel="00B33A26">
          <w:rPr>
            <w:rFonts w:ascii="Times New Roman" w:hAnsi="Times New Roman" w:cs="Times New Roman"/>
            <w:sz w:val="24"/>
            <w:szCs w:val="24"/>
          </w:rPr>
          <w:delText xml:space="preserve"> scenarios </w:delText>
        </w:r>
        <w:r w:rsidR="00F22F8A" w:rsidRPr="00F22F8A" w:rsidDel="00B33A26">
          <w:rPr>
            <w:rFonts w:ascii="Times New Roman" w:hAnsi="Times New Roman" w:cs="Times New Roman"/>
            <w:sz w:val="24"/>
            <w:szCs w:val="24"/>
          </w:rPr>
          <w:delText xml:space="preserve">tested, and the </w:delText>
        </w:r>
        <w:commentRangeStart w:id="142"/>
        <w:r w:rsidR="00F22F8A" w:rsidRPr="00F22F8A" w:rsidDel="00B33A26">
          <w:rPr>
            <w:rFonts w:ascii="Times New Roman" w:hAnsi="Times New Roman" w:cs="Times New Roman"/>
            <w:sz w:val="24"/>
            <w:szCs w:val="24"/>
          </w:rPr>
          <w:delText>outcome from each can be found in results and discussion section of the paper</w:delText>
        </w:r>
      </w:del>
      <w:commentRangeEnd w:id="142"/>
      <w:r w:rsidR="00B33A26">
        <w:rPr>
          <w:rStyle w:val="CommentReference"/>
        </w:rPr>
        <w:commentReference w:id="142"/>
      </w:r>
      <w:del w:id="143" w:author="David Rosenberg" w:date="2020-01-05T20:52:00Z">
        <w:r w:rsidR="00F22F8A" w:rsidRPr="00F22F8A" w:rsidDel="00B33A26">
          <w:rPr>
            <w:rFonts w:ascii="Times New Roman" w:hAnsi="Times New Roman" w:cs="Times New Roman"/>
            <w:sz w:val="24"/>
            <w:szCs w:val="24"/>
          </w:rPr>
          <w:delText>.</w:delText>
        </w:r>
        <w:r w:rsidR="00BA47CD" w:rsidDel="00B33A26">
          <w:rPr>
            <w:rFonts w:ascii="Times New Roman" w:hAnsi="Times New Roman" w:cs="Times New Roman"/>
            <w:sz w:val="24"/>
            <w:szCs w:val="24"/>
          </w:rPr>
          <w:delText xml:space="preserve"> Overall, the model was validated with two months </w:delText>
        </w:r>
        <w:r w:rsidR="00815703" w:rsidDel="00B33A26">
          <w:rPr>
            <w:rFonts w:ascii="Times New Roman" w:hAnsi="Times New Roman" w:cs="Times New Roman"/>
            <w:sz w:val="24"/>
            <w:szCs w:val="24"/>
          </w:rPr>
          <w:delText xml:space="preserve">of </w:delText>
        </w:r>
        <w:r w:rsidR="00BA47CD" w:rsidDel="00B33A26">
          <w:rPr>
            <w:rFonts w:ascii="Times New Roman" w:hAnsi="Times New Roman" w:cs="Times New Roman"/>
            <w:sz w:val="24"/>
            <w:szCs w:val="24"/>
          </w:rPr>
          <w:delText>data from April and June 2018.</w:delText>
        </w:r>
      </w:del>
    </w:p>
    <w:p w14:paraId="0C462371" w14:textId="3B4B2F58" w:rsidR="00F22F8A" w:rsidRPr="000F0D9C" w:rsidRDefault="00F22F8A" w:rsidP="000F0D9C">
      <w:pPr>
        <w:pStyle w:val="Caption"/>
        <w:keepNext/>
        <w:spacing w:after="120"/>
        <w:rPr>
          <w:rFonts w:ascii="Times New Roman" w:hAnsi="Times New Roman" w:cs="Times New Roman"/>
          <w:b/>
          <w:bCs/>
          <w:i w:val="0"/>
          <w:iCs w:val="0"/>
          <w:color w:val="auto"/>
          <w:sz w:val="22"/>
          <w:szCs w:val="22"/>
        </w:rPr>
      </w:pPr>
      <w:bookmarkStart w:id="144" w:name="_Ref28073284"/>
      <w:r w:rsidRPr="000F0D9C">
        <w:rPr>
          <w:rFonts w:ascii="Times New Roman" w:hAnsi="Times New Roman" w:cs="Times New Roman"/>
          <w:b/>
          <w:bCs/>
          <w:i w:val="0"/>
          <w:iCs w:val="0"/>
          <w:color w:val="auto"/>
          <w:sz w:val="22"/>
          <w:szCs w:val="22"/>
        </w:rPr>
        <w:t xml:space="preserve">Table </w:t>
      </w:r>
      <w:r w:rsidRPr="000F0D9C">
        <w:rPr>
          <w:rFonts w:ascii="Times New Roman" w:hAnsi="Times New Roman" w:cs="Times New Roman"/>
          <w:b/>
          <w:bCs/>
          <w:i w:val="0"/>
          <w:iCs w:val="0"/>
          <w:color w:val="auto"/>
          <w:sz w:val="22"/>
          <w:szCs w:val="22"/>
        </w:rPr>
        <w:fldChar w:fldCharType="begin"/>
      </w:r>
      <w:r w:rsidRPr="000F0D9C">
        <w:rPr>
          <w:rFonts w:ascii="Times New Roman" w:hAnsi="Times New Roman" w:cs="Times New Roman"/>
          <w:b/>
          <w:bCs/>
          <w:i w:val="0"/>
          <w:iCs w:val="0"/>
          <w:color w:val="auto"/>
          <w:sz w:val="22"/>
          <w:szCs w:val="22"/>
        </w:rPr>
        <w:instrText xml:space="preserve"> SEQ Table \* ARABIC </w:instrText>
      </w:r>
      <w:r w:rsidRPr="000F0D9C">
        <w:rPr>
          <w:rFonts w:ascii="Times New Roman" w:hAnsi="Times New Roman" w:cs="Times New Roman"/>
          <w:b/>
          <w:bCs/>
          <w:i w:val="0"/>
          <w:iCs w:val="0"/>
          <w:color w:val="auto"/>
          <w:sz w:val="22"/>
          <w:szCs w:val="22"/>
        </w:rPr>
        <w:fldChar w:fldCharType="separate"/>
      </w:r>
      <w:r w:rsidR="009F65CC">
        <w:rPr>
          <w:rFonts w:ascii="Times New Roman" w:hAnsi="Times New Roman" w:cs="Times New Roman"/>
          <w:b/>
          <w:bCs/>
          <w:i w:val="0"/>
          <w:iCs w:val="0"/>
          <w:noProof/>
          <w:color w:val="auto"/>
          <w:sz w:val="22"/>
          <w:szCs w:val="22"/>
        </w:rPr>
        <w:t>1</w:t>
      </w:r>
      <w:r w:rsidRPr="000F0D9C">
        <w:rPr>
          <w:rFonts w:ascii="Times New Roman" w:hAnsi="Times New Roman" w:cs="Times New Roman"/>
          <w:b/>
          <w:bCs/>
          <w:i w:val="0"/>
          <w:iCs w:val="0"/>
          <w:color w:val="auto"/>
          <w:sz w:val="22"/>
          <w:szCs w:val="22"/>
        </w:rPr>
        <w:fldChar w:fldCharType="end"/>
      </w:r>
      <w:bookmarkEnd w:id="144"/>
      <w:r w:rsidRPr="000F0D9C">
        <w:rPr>
          <w:rFonts w:ascii="Times New Roman" w:hAnsi="Times New Roman" w:cs="Times New Roman"/>
          <w:b/>
          <w:bCs/>
          <w:i w:val="0"/>
          <w:iCs w:val="0"/>
          <w:color w:val="auto"/>
          <w:sz w:val="22"/>
          <w:szCs w:val="22"/>
        </w:rPr>
        <w:t xml:space="preserve"> Details of the scenarios tested under validation of the model</w:t>
      </w:r>
    </w:p>
    <w:p w14:paraId="61D8D789" w14:textId="2D59BEEC" w:rsidR="00BD71C5" w:rsidRDefault="00F22F8A" w:rsidP="00E6528A">
      <w:pPr>
        <w:pStyle w:val="CommentText"/>
        <w:jc w:val="center"/>
        <w:rPr>
          <w:rFonts w:ascii="Cambria Math" w:hAnsi="Cambria Math"/>
          <w:sz w:val="24"/>
          <w:szCs w:val="24"/>
        </w:rPr>
      </w:pPr>
      <w:r w:rsidRPr="004B754B">
        <w:rPr>
          <w:noProof/>
          <w:sz w:val="28"/>
          <w:szCs w:val="28"/>
        </w:rPr>
        <w:drawing>
          <wp:inline distT="0" distB="0" distL="0" distR="0" wp14:anchorId="2917ABCD" wp14:editId="0FA7A811">
            <wp:extent cx="4841198" cy="1965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5530" cy="1996145"/>
                    </a:xfrm>
                    <a:prstGeom prst="rect">
                      <a:avLst/>
                    </a:prstGeom>
                    <a:noFill/>
                    <a:ln>
                      <a:noFill/>
                    </a:ln>
                  </pic:spPr>
                </pic:pic>
              </a:graphicData>
            </a:graphic>
          </wp:inline>
        </w:drawing>
      </w:r>
    </w:p>
    <w:p w14:paraId="6906AD96" w14:textId="1DFC82BC" w:rsidR="00E6528A" w:rsidRDefault="004B754B" w:rsidP="00A630D6">
      <w:pPr>
        <w:spacing w:before="200"/>
        <w:ind w:firstLine="720"/>
        <w:jc w:val="both"/>
        <w:rPr>
          <w:rFonts w:ascii="Times New Roman" w:hAnsi="Times New Roman" w:cs="Times New Roman"/>
          <w:sz w:val="24"/>
          <w:szCs w:val="24"/>
        </w:rPr>
      </w:pPr>
      <w:r>
        <w:rPr>
          <w:rFonts w:ascii="Century" w:hAnsi="Century"/>
          <w:noProof/>
          <w:sz w:val="24"/>
          <w:szCs w:val="24"/>
        </w:rPr>
        <w:drawing>
          <wp:anchor distT="0" distB="0" distL="114300" distR="114300" simplePos="0" relativeHeight="251711488" behindDoc="0" locked="0" layoutInCell="1" allowOverlap="1" wp14:anchorId="6EDA397A" wp14:editId="6072541E">
            <wp:simplePos x="0" y="0"/>
            <wp:positionH relativeFrom="column">
              <wp:posOffset>3509010</wp:posOffset>
            </wp:positionH>
            <wp:positionV relativeFrom="paragraph">
              <wp:posOffset>120650</wp:posOffset>
            </wp:positionV>
            <wp:extent cx="2905125" cy="3267710"/>
            <wp:effectExtent l="0" t="0" r="952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5125" cy="3267710"/>
                    </a:xfrm>
                    <a:prstGeom prst="rect">
                      <a:avLst/>
                    </a:prstGeom>
                    <a:noFill/>
                  </pic:spPr>
                </pic:pic>
              </a:graphicData>
            </a:graphic>
            <wp14:sizeRelH relativeFrom="page">
              <wp14:pctWidth>0</wp14:pctWidth>
            </wp14:sizeRelH>
            <wp14:sizeRelV relativeFrom="page">
              <wp14:pctHeight>0</wp14:pctHeight>
            </wp14:sizeRelV>
          </wp:anchor>
        </w:drawing>
      </w:r>
      <w:ins w:id="145" w:author="David Rosenberg" w:date="2020-01-05T21:18:00Z">
        <w:r w:rsidR="00AF77DA">
          <w:rPr>
            <w:rFonts w:ascii="Times New Roman" w:hAnsi="Times New Roman" w:cs="Times New Roman"/>
            <w:sz w:val="24"/>
            <w:szCs w:val="24"/>
          </w:rPr>
          <w:t>Additonally, t</w:t>
        </w:r>
      </w:ins>
      <w:ins w:id="146" w:author="David Rosenberg" w:date="2020-01-05T20:58:00Z">
        <w:r w:rsidR="00A630D6">
          <w:rPr>
            <w:rFonts w:ascii="Times New Roman" w:hAnsi="Times New Roman" w:cs="Times New Roman"/>
            <w:sz w:val="24"/>
            <w:szCs w:val="24"/>
          </w:rPr>
          <w:t>he model was run for X scenarios that test 5 monthly release values, Y durations of steady flows, and Z ----------- (Table</w:t>
        </w:r>
      </w:ins>
      <w:ins w:id="147" w:author="David Rosenberg" w:date="2020-01-05T20:59:00Z">
        <w:r w:rsidR="00A630D6">
          <w:rPr>
            <w:rFonts w:ascii="Times New Roman" w:hAnsi="Times New Roman" w:cs="Times New Roman"/>
            <w:sz w:val="24"/>
            <w:szCs w:val="24"/>
          </w:rPr>
          <w:t xml:space="preserve"> 2 or Figure 1).</w:t>
        </w:r>
      </w:ins>
      <w:del w:id="148" w:author="David Rosenberg" w:date="2020-01-05T20:58:00Z">
        <w:r w:rsidR="008630F6" w:rsidRPr="004B754B" w:rsidDel="00A630D6">
          <w:rPr>
            <w:rFonts w:ascii="Times New Roman" w:hAnsi="Times New Roman" w:cs="Times New Roman"/>
            <w:sz w:val="24"/>
            <w:szCs w:val="24"/>
          </w:rPr>
          <w:delText>Likewise, for model simulation</w:delText>
        </w:r>
      </w:del>
      <w:commentRangeStart w:id="149"/>
      <w:del w:id="150" w:author="David Rosenberg" w:date="2020-01-05T20:57:00Z">
        <w:r w:rsidR="008630F6" w:rsidRPr="004B754B" w:rsidDel="00A630D6">
          <w:rPr>
            <w:rFonts w:ascii="Times New Roman" w:hAnsi="Times New Roman" w:cs="Times New Roman"/>
            <w:sz w:val="24"/>
            <w:szCs w:val="24"/>
          </w:rPr>
          <w:delText xml:space="preserve">, monthly model was setup with two periods per day, validation scenario 3 was selected based on validation results, and release within each period for the day was considered constant. </w:delText>
        </w:r>
        <w:commentRangeEnd w:id="149"/>
        <w:r w:rsidR="00B33A26" w:rsidDel="00A630D6">
          <w:rPr>
            <w:rStyle w:val="CommentReference"/>
          </w:rPr>
          <w:commentReference w:id="149"/>
        </w:r>
        <w:commentRangeStart w:id="151"/>
        <w:r w:rsidR="00BD71C5" w:rsidRPr="004B754B" w:rsidDel="00A630D6">
          <w:rPr>
            <w:rFonts w:ascii="Times New Roman" w:hAnsi="Times New Roman" w:cs="Times New Roman"/>
            <w:sz w:val="24"/>
            <w:szCs w:val="24"/>
          </w:rPr>
          <w:delText>Next, the application of constraint</w:delText>
        </w:r>
        <w:r w:rsidR="008630F6" w:rsidRPr="004B754B" w:rsidDel="00A630D6">
          <w:rPr>
            <w:rFonts w:ascii="Times New Roman" w:hAnsi="Times New Roman" w:cs="Times New Roman"/>
            <w:sz w:val="24"/>
            <w:szCs w:val="24"/>
          </w:rPr>
          <w:delText xml:space="preserve"> method. The method works by first identifying the range of feasible hydropeaking values (</w:delText>
        </w:r>
        <w:r w:rsidR="00BD71C5" w:rsidRPr="004B754B" w:rsidDel="00A630D6">
          <w:rPr>
            <w:rFonts w:ascii="Times New Roman" w:hAnsi="Times New Roman" w:cs="Times New Roman"/>
            <w:sz w:val="24"/>
            <w:szCs w:val="24"/>
          </w:rPr>
          <w:delText>extreme values</w:delText>
        </w:r>
        <w:r w:rsidR="008630F6" w:rsidRPr="004B754B" w:rsidDel="00A630D6">
          <w:rPr>
            <w:rFonts w:ascii="Times New Roman" w:hAnsi="Times New Roman" w:cs="Times New Roman"/>
            <w:sz w:val="24"/>
            <w:szCs w:val="24"/>
          </w:rPr>
          <w:delText xml:space="preserve">).  </w:delText>
        </w:r>
        <w:r w:rsidR="00BD71C5" w:rsidRPr="004B754B" w:rsidDel="00A630D6">
          <w:rPr>
            <w:rFonts w:ascii="Times New Roman" w:hAnsi="Times New Roman" w:cs="Times New Roman"/>
            <w:sz w:val="24"/>
            <w:szCs w:val="24"/>
          </w:rPr>
          <w:delText>T</w:delText>
        </w:r>
        <w:r w:rsidR="008630F6" w:rsidRPr="004B754B" w:rsidDel="00A630D6">
          <w:rPr>
            <w:rFonts w:ascii="Times New Roman" w:hAnsi="Times New Roman" w:cs="Times New Roman"/>
            <w:sz w:val="24"/>
            <w:szCs w:val="24"/>
          </w:rPr>
          <w:delText xml:space="preserve">his range is </w:delText>
        </w:r>
        <w:r w:rsidR="00BD71C5" w:rsidRPr="004B754B" w:rsidDel="00A630D6">
          <w:rPr>
            <w:rFonts w:ascii="Times New Roman" w:hAnsi="Times New Roman" w:cs="Times New Roman"/>
            <w:sz w:val="24"/>
            <w:szCs w:val="24"/>
          </w:rPr>
          <w:delText xml:space="preserve">linearly </w:delText>
        </w:r>
        <w:r w:rsidR="008630F6" w:rsidRPr="004B754B" w:rsidDel="00A630D6">
          <w:rPr>
            <w:rFonts w:ascii="Times New Roman" w:hAnsi="Times New Roman" w:cs="Times New Roman"/>
            <w:sz w:val="24"/>
            <w:szCs w:val="24"/>
          </w:rPr>
          <w:delText xml:space="preserve">segmented into 12 intermediary values. </w:delText>
        </w:r>
        <w:r w:rsidR="00BD71C5" w:rsidRPr="004B754B" w:rsidDel="00A630D6">
          <w:rPr>
            <w:rFonts w:ascii="Times New Roman" w:hAnsi="Times New Roman" w:cs="Times New Roman"/>
            <w:sz w:val="24"/>
            <w:szCs w:val="24"/>
          </w:rPr>
          <w:delText xml:space="preserve"> At </w:delText>
        </w:r>
        <w:r w:rsidR="008630F6" w:rsidRPr="004B754B" w:rsidDel="00A630D6">
          <w:rPr>
            <w:rFonts w:ascii="Times New Roman" w:hAnsi="Times New Roman" w:cs="Times New Roman"/>
            <w:sz w:val="24"/>
            <w:szCs w:val="24"/>
          </w:rPr>
          <w:delText>each intermediary hydropeaking index value, the model</w:delText>
        </w:r>
        <w:r w:rsidR="00BD71C5" w:rsidRPr="004B754B" w:rsidDel="00A630D6">
          <w:rPr>
            <w:rFonts w:ascii="Times New Roman" w:hAnsi="Times New Roman" w:cs="Times New Roman"/>
            <w:sz w:val="24"/>
            <w:szCs w:val="24"/>
          </w:rPr>
          <w:delText xml:space="preserve"> was</w:delText>
        </w:r>
        <w:r w:rsidR="008630F6" w:rsidRPr="004B754B" w:rsidDel="00A630D6">
          <w:rPr>
            <w:rFonts w:ascii="Times New Roman" w:hAnsi="Times New Roman" w:cs="Times New Roman"/>
            <w:sz w:val="24"/>
            <w:szCs w:val="24"/>
          </w:rPr>
          <w:delText xml:space="preserve"> solved to maximize the energy generation objective subject</w:delText>
        </w:r>
        <w:r w:rsidR="00BD71C5" w:rsidRPr="004B754B" w:rsidDel="00A630D6">
          <w:rPr>
            <w:rFonts w:ascii="Times New Roman" w:hAnsi="Times New Roman" w:cs="Times New Roman"/>
            <w:sz w:val="24"/>
            <w:szCs w:val="24"/>
          </w:rPr>
          <w:delText>ed</w:delText>
        </w:r>
        <w:r w:rsidR="008630F6" w:rsidRPr="004B754B" w:rsidDel="00A630D6">
          <w:rPr>
            <w:rFonts w:ascii="Times New Roman" w:hAnsi="Times New Roman" w:cs="Times New Roman"/>
            <w:sz w:val="24"/>
            <w:szCs w:val="24"/>
          </w:rPr>
          <w:delText xml:space="preserve"> to the base model constraints and an additional constraint that require the hydropeaking index equal to the intermediary value. </w:delText>
        </w:r>
        <w:r w:rsidR="00886A88" w:rsidRPr="004B754B" w:rsidDel="00A630D6">
          <w:rPr>
            <w:rFonts w:ascii="Times New Roman" w:hAnsi="Times New Roman" w:cs="Times New Roman"/>
            <w:sz w:val="24"/>
            <w:szCs w:val="24"/>
          </w:rPr>
          <w:delText xml:space="preserve">The model was run for </w:delText>
        </w:r>
        <w:r w:rsidR="008630F6" w:rsidRPr="004B754B" w:rsidDel="00A630D6">
          <w:rPr>
            <w:rFonts w:ascii="Times New Roman" w:hAnsi="Times New Roman" w:cs="Times New Roman"/>
            <w:sz w:val="24"/>
            <w:szCs w:val="24"/>
          </w:rPr>
          <w:delText xml:space="preserve">scenarios that vary by the month of the year, monthly flow volume, number of consecutive days of bug flows, and </w:delText>
        </w:r>
        <w:r w:rsidR="008630F6" w:rsidRPr="004B754B" w:rsidDel="00A630D6">
          <w:rPr>
            <w:rFonts w:ascii="Times New Roman" w:hAnsi="Times New Roman" w:cs="Times New Roman"/>
            <w:sz w:val="24"/>
            <w:szCs w:val="24"/>
          </w:rPr>
          <w:lastRenderedPageBreak/>
          <w:delText>the steady bug flow release values. Each</w:delText>
        </w:r>
        <w:r w:rsidR="00886A88" w:rsidRPr="004B754B" w:rsidDel="00A630D6">
          <w:rPr>
            <w:rFonts w:ascii="Times New Roman" w:hAnsi="Times New Roman" w:cs="Times New Roman"/>
            <w:sz w:val="24"/>
            <w:szCs w:val="24"/>
          </w:rPr>
          <w:delText xml:space="preserve"> </w:delText>
        </w:r>
        <w:r w:rsidR="008630F6" w:rsidRPr="004B754B" w:rsidDel="00A630D6">
          <w:rPr>
            <w:rFonts w:ascii="Times New Roman" w:hAnsi="Times New Roman" w:cs="Times New Roman"/>
            <w:sz w:val="24"/>
            <w:szCs w:val="24"/>
          </w:rPr>
          <w:delText xml:space="preserve">run generates results describing the hydropower </w:delText>
        </w:r>
        <w:r w:rsidR="00886A88" w:rsidRPr="004B754B" w:rsidDel="00A630D6">
          <w:rPr>
            <w:rFonts w:ascii="Times New Roman" w:hAnsi="Times New Roman" w:cs="Times New Roman"/>
            <w:sz w:val="24"/>
            <w:szCs w:val="24"/>
          </w:rPr>
          <w:delText xml:space="preserve">generated, generated </w:delText>
        </w:r>
        <w:r w:rsidR="008630F6" w:rsidRPr="004B754B" w:rsidDel="00A630D6">
          <w:rPr>
            <w:rFonts w:ascii="Times New Roman" w:hAnsi="Times New Roman" w:cs="Times New Roman"/>
            <w:sz w:val="24"/>
            <w:szCs w:val="24"/>
          </w:rPr>
          <w:delText xml:space="preserve">energy revenue, hydropeaking index value, </w:delText>
        </w:r>
        <w:r w:rsidR="00886A88" w:rsidRPr="004B754B" w:rsidDel="00A630D6">
          <w:rPr>
            <w:rFonts w:ascii="Times New Roman" w:hAnsi="Times New Roman" w:cs="Times New Roman"/>
            <w:sz w:val="24"/>
            <w:szCs w:val="24"/>
          </w:rPr>
          <w:delText>releases hydrograph,</w:delText>
        </w:r>
        <w:r w:rsidR="008630F6" w:rsidRPr="004B754B" w:rsidDel="00A630D6">
          <w:rPr>
            <w:rFonts w:ascii="Times New Roman" w:hAnsi="Times New Roman" w:cs="Times New Roman"/>
            <w:sz w:val="24"/>
            <w:szCs w:val="24"/>
          </w:rPr>
          <w:delText xml:space="preserve"> and reservoir storage</w:delText>
        </w:r>
        <w:r w:rsidR="00886A88" w:rsidRPr="004B754B" w:rsidDel="00A630D6">
          <w:rPr>
            <w:rFonts w:ascii="Times New Roman" w:hAnsi="Times New Roman" w:cs="Times New Roman"/>
            <w:sz w:val="24"/>
            <w:szCs w:val="24"/>
          </w:rPr>
          <w:delText xml:space="preserve"> time series</w:delText>
        </w:r>
        <w:r w:rsidR="008630F6" w:rsidRPr="004B754B" w:rsidDel="00A630D6">
          <w:rPr>
            <w:rFonts w:ascii="Times New Roman" w:hAnsi="Times New Roman" w:cs="Times New Roman"/>
            <w:sz w:val="24"/>
            <w:szCs w:val="24"/>
          </w:rPr>
          <w:delText xml:space="preserve">. </w:delText>
        </w:r>
        <w:commentRangeEnd w:id="151"/>
        <w:r w:rsidR="00B33A26" w:rsidDel="00A630D6">
          <w:rPr>
            <w:rStyle w:val="CommentReference"/>
          </w:rPr>
          <w:commentReference w:id="151"/>
        </w:r>
        <w:commentRangeStart w:id="152"/>
        <w:r w:rsidR="00E821A7" w:rsidRPr="004B754B" w:rsidDel="00A630D6">
          <w:rPr>
            <w:rFonts w:ascii="Times New Roman" w:hAnsi="Times New Roman" w:cs="Times New Roman"/>
            <w:sz w:val="24"/>
            <w:szCs w:val="24"/>
            <w:highlight w:val="yellow"/>
          </w:rPr>
          <w:fldChar w:fldCharType="begin"/>
        </w:r>
        <w:r w:rsidR="00E821A7" w:rsidRPr="004B754B" w:rsidDel="00A630D6">
          <w:rPr>
            <w:rFonts w:ascii="Times New Roman" w:hAnsi="Times New Roman" w:cs="Times New Roman"/>
            <w:sz w:val="24"/>
            <w:szCs w:val="24"/>
          </w:rPr>
          <w:delInstrText xml:space="preserve"> REF _Ref28080952 \h </w:delInstrText>
        </w:r>
        <w:r w:rsidDel="00A630D6">
          <w:rPr>
            <w:rFonts w:ascii="Times New Roman" w:hAnsi="Times New Roman" w:cs="Times New Roman"/>
            <w:sz w:val="24"/>
            <w:szCs w:val="24"/>
            <w:highlight w:val="yellow"/>
          </w:rPr>
          <w:delInstrText xml:space="preserve"> \* MERGEFORMAT </w:delInstrText>
        </w:r>
        <w:r w:rsidR="00E821A7" w:rsidRPr="004B754B" w:rsidDel="00A630D6">
          <w:rPr>
            <w:rFonts w:ascii="Times New Roman" w:hAnsi="Times New Roman" w:cs="Times New Roman"/>
            <w:sz w:val="24"/>
            <w:szCs w:val="24"/>
            <w:highlight w:val="yellow"/>
          </w:rPr>
        </w:r>
        <w:r w:rsidR="00E821A7" w:rsidRPr="004B754B" w:rsidDel="00A630D6">
          <w:rPr>
            <w:rFonts w:ascii="Times New Roman" w:hAnsi="Times New Roman" w:cs="Times New Roman"/>
            <w:sz w:val="24"/>
            <w:szCs w:val="24"/>
            <w:highlight w:val="yellow"/>
          </w:rPr>
          <w:fldChar w:fldCharType="separate"/>
        </w:r>
        <w:r w:rsidR="00E821A7" w:rsidRPr="004B754B" w:rsidDel="00A630D6">
          <w:rPr>
            <w:rFonts w:ascii="Times New Roman" w:hAnsi="Times New Roman" w:cs="Times New Roman"/>
          </w:rPr>
          <w:delText xml:space="preserve">Figure </w:delText>
        </w:r>
        <w:r w:rsidR="00E821A7" w:rsidRPr="004B754B" w:rsidDel="00A630D6">
          <w:rPr>
            <w:rFonts w:ascii="Times New Roman" w:hAnsi="Times New Roman" w:cs="Times New Roman"/>
            <w:noProof/>
          </w:rPr>
          <w:delText>1</w:delText>
        </w:r>
        <w:r w:rsidR="00E821A7" w:rsidRPr="004B754B" w:rsidDel="00A630D6">
          <w:rPr>
            <w:rFonts w:ascii="Times New Roman" w:hAnsi="Times New Roman" w:cs="Times New Roman"/>
            <w:sz w:val="24"/>
            <w:szCs w:val="24"/>
            <w:highlight w:val="yellow"/>
          </w:rPr>
          <w:fldChar w:fldCharType="end"/>
        </w:r>
        <w:r w:rsidR="00E821A7" w:rsidRPr="004B754B" w:rsidDel="00A630D6">
          <w:rPr>
            <w:rFonts w:ascii="Times New Roman" w:hAnsi="Times New Roman" w:cs="Times New Roman"/>
            <w:sz w:val="24"/>
            <w:szCs w:val="24"/>
          </w:rPr>
          <w:delText xml:space="preserve"> </w:delText>
        </w:r>
        <w:commentRangeEnd w:id="152"/>
        <w:r w:rsidR="00A630D6" w:rsidDel="00A630D6">
          <w:rPr>
            <w:rStyle w:val="CommentReference"/>
          </w:rPr>
          <w:commentReference w:id="152"/>
        </w:r>
        <w:r w:rsidR="00886A88" w:rsidRPr="004B754B" w:rsidDel="00A630D6">
          <w:rPr>
            <w:rFonts w:ascii="Times New Roman" w:hAnsi="Times New Roman" w:cs="Times New Roman"/>
            <w:sz w:val="24"/>
            <w:szCs w:val="24"/>
          </w:rPr>
          <w:delText>provides a schematic of</w:delText>
        </w:r>
        <w:r w:rsidR="007D20E7" w:rsidRPr="004B754B" w:rsidDel="00A630D6">
          <w:rPr>
            <w:rFonts w:ascii="Times New Roman" w:hAnsi="Times New Roman" w:cs="Times New Roman"/>
            <w:sz w:val="24"/>
            <w:szCs w:val="24"/>
          </w:rPr>
          <w:delText xml:space="preserve"> the </w:delText>
        </w:r>
        <w:r w:rsidR="00886A88" w:rsidRPr="004B754B" w:rsidDel="00A630D6">
          <w:rPr>
            <w:rFonts w:ascii="Times New Roman" w:hAnsi="Times New Roman" w:cs="Times New Roman"/>
            <w:sz w:val="24"/>
            <w:szCs w:val="24"/>
          </w:rPr>
          <w:delText xml:space="preserve">model </w:delText>
        </w:r>
        <w:r w:rsidR="007D20E7" w:rsidRPr="004B754B" w:rsidDel="00A630D6">
          <w:rPr>
            <w:rFonts w:ascii="Times New Roman" w:hAnsi="Times New Roman" w:cs="Times New Roman"/>
            <w:sz w:val="24"/>
            <w:szCs w:val="24"/>
          </w:rPr>
          <w:delText xml:space="preserve">setup </w:delText>
        </w:r>
        <w:r w:rsidR="008630F6" w:rsidRPr="004B754B" w:rsidDel="00A630D6">
          <w:rPr>
            <w:rFonts w:ascii="Times New Roman" w:hAnsi="Times New Roman" w:cs="Times New Roman"/>
            <w:sz w:val="24"/>
            <w:szCs w:val="24"/>
          </w:rPr>
          <w:delText xml:space="preserve">and </w:delText>
        </w:r>
        <w:r w:rsidR="007D20E7" w:rsidRPr="004B754B" w:rsidDel="00A630D6">
          <w:rPr>
            <w:rFonts w:ascii="Times New Roman" w:hAnsi="Times New Roman" w:cs="Times New Roman"/>
            <w:sz w:val="24"/>
            <w:szCs w:val="24"/>
          </w:rPr>
          <w:delText xml:space="preserve">the </w:delText>
        </w:r>
        <w:r w:rsidR="008630F6" w:rsidRPr="004B754B" w:rsidDel="00A630D6">
          <w:rPr>
            <w:rFonts w:ascii="Times New Roman" w:hAnsi="Times New Roman" w:cs="Times New Roman"/>
            <w:sz w:val="24"/>
            <w:szCs w:val="24"/>
          </w:rPr>
          <w:delText>resources used to carry out</w:delText>
        </w:r>
        <w:r w:rsidR="00E6528A" w:rsidRPr="004B754B" w:rsidDel="00A630D6">
          <w:rPr>
            <w:rFonts w:ascii="Times New Roman" w:hAnsi="Times New Roman" w:cs="Times New Roman"/>
            <w:sz w:val="24"/>
            <w:szCs w:val="24"/>
          </w:rPr>
          <w:delText xml:space="preserve"> a simulation run</w:delText>
        </w:r>
        <w:r w:rsidR="008630F6" w:rsidRPr="004B754B" w:rsidDel="00A630D6">
          <w:rPr>
            <w:rFonts w:ascii="Times New Roman" w:hAnsi="Times New Roman" w:cs="Times New Roman"/>
            <w:sz w:val="24"/>
            <w:szCs w:val="24"/>
          </w:rPr>
          <w:delText>.</w:delText>
        </w:r>
      </w:del>
    </w:p>
    <w:p w14:paraId="7C8D3212" w14:textId="53BB9ECD" w:rsidR="004B754B" w:rsidRPr="004B754B" w:rsidRDefault="004B754B" w:rsidP="000F0D9C">
      <w:pPr>
        <w:spacing w:before="200"/>
        <w:ind w:firstLine="720"/>
        <w:jc w:val="both"/>
        <w:rPr>
          <w:rFonts w:ascii="Times New Roman" w:hAnsi="Times New Roman" w:cs="Times New Roman"/>
          <w:sz w:val="24"/>
          <w:szCs w:val="24"/>
        </w:rPr>
      </w:pPr>
    </w:p>
    <w:p w14:paraId="0F33C8B4" w14:textId="54AAA21D" w:rsidR="00E6528A" w:rsidRDefault="00E6528A" w:rsidP="006552AE">
      <w:pPr>
        <w:keepNext/>
        <w:spacing w:after="0"/>
        <w:jc w:val="center"/>
      </w:pPr>
    </w:p>
    <w:p w14:paraId="6DA64264" w14:textId="1F41CD66" w:rsidR="004B754B" w:rsidRDefault="004B754B" w:rsidP="006552AE">
      <w:pPr>
        <w:keepNext/>
        <w:spacing w:after="0"/>
        <w:jc w:val="center"/>
      </w:pPr>
    </w:p>
    <w:p w14:paraId="2F17F3B7" w14:textId="7FFCF1AC" w:rsidR="004B754B" w:rsidRDefault="004B754B" w:rsidP="006552AE">
      <w:pPr>
        <w:keepNext/>
        <w:spacing w:after="0"/>
        <w:jc w:val="center"/>
      </w:pPr>
    </w:p>
    <w:p w14:paraId="67C203A3" w14:textId="10F773BF" w:rsidR="004B754B" w:rsidRDefault="004B754B" w:rsidP="006552AE">
      <w:pPr>
        <w:keepNext/>
        <w:spacing w:after="0"/>
        <w:jc w:val="center"/>
      </w:pPr>
    </w:p>
    <w:p w14:paraId="354FE67C" w14:textId="15019C06" w:rsidR="004B754B" w:rsidRDefault="004B754B" w:rsidP="006552AE">
      <w:pPr>
        <w:keepNext/>
        <w:spacing w:after="0"/>
        <w:jc w:val="center"/>
      </w:pPr>
    </w:p>
    <w:p w14:paraId="79CB5DEE" w14:textId="2B50298A" w:rsidR="004B754B" w:rsidRDefault="004B754B" w:rsidP="006552AE">
      <w:pPr>
        <w:keepNext/>
        <w:spacing w:after="0"/>
        <w:jc w:val="center"/>
      </w:pPr>
    </w:p>
    <w:p w14:paraId="616C2C30" w14:textId="0C55A894" w:rsidR="004B754B" w:rsidRDefault="004B754B" w:rsidP="006552AE">
      <w:pPr>
        <w:keepNext/>
        <w:spacing w:after="0"/>
        <w:jc w:val="center"/>
      </w:pPr>
    </w:p>
    <w:p w14:paraId="6817FA16" w14:textId="41133F0C" w:rsidR="004B754B" w:rsidRDefault="004B754B" w:rsidP="006552AE">
      <w:pPr>
        <w:keepNext/>
        <w:spacing w:after="0"/>
        <w:jc w:val="center"/>
      </w:pPr>
    </w:p>
    <w:p w14:paraId="30ADE42A" w14:textId="5D97CFBE" w:rsidR="004B754B" w:rsidRDefault="004B754B" w:rsidP="006552AE">
      <w:pPr>
        <w:keepNext/>
        <w:spacing w:after="0"/>
        <w:jc w:val="center"/>
      </w:pPr>
    </w:p>
    <w:p w14:paraId="559EC31E" w14:textId="548554B6" w:rsidR="004B754B" w:rsidRDefault="004B754B" w:rsidP="006552AE">
      <w:pPr>
        <w:keepNext/>
        <w:spacing w:after="0"/>
        <w:jc w:val="center"/>
      </w:pPr>
    </w:p>
    <w:p w14:paraId="7015785A" w14:textId="2FC5BFC1" w:rsidR="004B754B" w:rsidRDefault="004B754B" w:rsidP="006552AE">
      <w:pPr>
        <w:keepNext/>
        <w:spacing w:after="0"/>
        <w:jc w:val="center"/>
      </w:pPr>
    </w:p>
    <w:p w14:paraId="272C3C77" w14:textId="6BA99C84" w:rsidR="004B754B" w:rsidRDefault="004B754B" w:rsidP="006552AE">
      <w:pPr>
        <w:keepNext/>
        <w:spacing w:after="0"/>
        <w:jc w:val="center"/>
      </w:pPr>
    </w:p>
    <w:p w14:paraId="2D6CC333" w14:textId="57C913A4" w:rsidR="004B754B" w:rsidRDefault="004B754B" w:rsidP="006552AE">
      <w:pPr>
        <w:keepNext/>
        <w:spacing w:after="0"/>
        <w:jc w:val="center"/>
      </w:pPr>
    </w:p>
    <w:p w14:paraId="5CEF196A" w14:textId="20F0F713" w:rsidR="004B754B" w:rsidRDefault="004B754B" w:rsidP="008B1B31">
      <w:pPr>
        <w:pStyle w:val="CommentText"/>
        <w:rPr>
          <w:rFonts w:ascii="Times New Roman" w:hAnsi="Times New Roman" w:cs="Times New Roman"/>
          <w:b/>
          <w:bCs/>
          <w:sz w:val="24"/>
          <w:szCs w:val="24"/>
        </w:rPr>
      </w:pPr>
    </w:p>
    <w:p w14:paraId="39FF27CE" w14:textId="7C94362B" w:rsidR="008630F6" w:rsidRDefault="007E687F" w:rsidP="008B1B31">
      <w:pPr>
        <w:pStyle w:val="CommentText"/>
        <w:rPr>
          <w:rFonts w:ascii="Times New Roman" w:hAnsi="Times New Roman" w:cs="Times New Roman"/>
          <w:b/>
          <w:bCs/>
          <w:sz w:val="24"/>
          <w:szCs w:val="24"/>
        </w:rPr>
      </w:pPr>
      <w:r w:rsidRPr="007E687F">
        <w:rPr>
          <w:rFonts w:ascii="Times New Roman" w:hAnsi="Times New Roman" w:cs="Times New Roman"/>
          <w:b/>
          <w:bCs/>
          <w:sz w:val="24"/>
          <w:szCs w:val="24"/>
        </w:rPr>
        <w:t>RESULTS AND DISCUSSION</w:t>
      </w:r>
    </w:p>
    <w:p w14:paraId="028CCDBF" w14:textId="009B268E" w:rsidR="00AF77DA" w:rsidRDefault="00AF77DA" w:rsidP="00231A77">
      <w:pPr>
        <w:pStyle w:val="CommentText"/>
        <w:ind w:firstLine="720"/>
        <w:jc w:val="both"/>
        <w:rPr>
          <w:ins w:id="153" w:author="David Rosenberg" w:date="2020-01-05T21:18:00Z"/>
          <w:rFonts w:ascii="Times New Roman" w:hAnsi="Times New Roman" w:cs="Times New Roman"/>
          <w:sz w:val="24"/>
          <w:szCs w:val="24"/>
        </w:rPr>
      </w:pPr>
      <w:ins w:id="154" w:author="David Rosenberg" w:date="2020-01-05T21:18:00Z">
        <w:r>
          <w:rPr>
            <w:rFonts w:ascii="Times New Roman" w:hAnsi="Times New Roman" w:cs="Times New Roman"/>
            <w:sz w:val="24"/>
            <w:szCs w:val="24"/>
          </w:rPr>
          <w:t>Model Validation</w:t>
        </w:r>
      </w:ins>
    </w:p>
    <w:p w14:paraId="0D239192" w14:textId="3A6ABDBA" w:rsidR="00AF77DA" w:rsidRDefault="00AF77DA" w:rsidP="00231A77">
      <w:pPr>
        <w:pStyle w:val="CommentText"/>
        <w:ind w:firstLine="720"/>
        <w:jc w:val="both"/>
        <w:rPr>
          <w:ins w:id="155" w:author="David Rosenberg" w:date="2020-01-05T21:18:00Z"/>
          <w:rFonts w:ascii="Times New Roman" w:hAnsi="Times New Roman" w:cs="Times New Roman"/>
          <w:sz w:val="24"/>
          <w:szCs w:val="24"/>
        </w:rPr>
      </w:pPr>
      <w:ins w:id="156" w:author="David Rosenberg" w:date="2020-01-05T21:21:00Z">
        <w:r>
          <w:rPr>
            <w:rFonts w:ascii="Times New Roman" w:hAnsi="Times New Roman" w:cs="Times New Roman"/>
            <w:sz w:val="24"/>
            <w:szCs w:val="24"/>
          </w:rPr>
          <w:t xml:space="preserve">For all sub-periods tested, modeled energy revenue is </w:t>
        </w:r>
      </w:ins>
      <w:ins w:id="157" w:author="David Rosenberg" w:date="2020-01-05T21:22:00Z">
        <w:r>
          <w:rPr>
            <w:rFonts w:ascii="Times New Roman" w:hAnsi="Times New Roman" w:cs="Times New Roman"/>
            <w:sz w:val="24"/>
            <w:szCs w:val="24"/>
          </w:rPr>
          <w:t xml:space="preserve">close to the observed revenues calculated at an hourly timestep (Tables 2 and 3). </w:t>
        </w:r>
      </w:ins>
    </w:p>
    <w:p w14:paraId="046A9622" w14:textId="77777777" w:rsidR="00AF77DA" w:rsidRDefault="00AF77DA" w:rsidP="00231A77">
      <w:pPr>
        <w:pStyle w:val="CommentText"/>
        <w:ind w:firstLine="720"/>
        <w:jc w:val="both"/>
        <w:rPr>
          <w:ins w:id="158" w:author="David Rosenberg" w:date="2020-01-05T21:18:00Z"/>
          <w:rFonts w:ascii="Times New Roman" w:hAnsi="Times New Roman" w:cs="Times New Roman"/>
          <w:sz w:val="24"/>
          <w:szCs w:val="24"/>
        </w:rPr>
      </w:pPr>
    </w:p>
    <w:p w14:paraId="141072EB" w14:textId="784BABB1" w:rsidR="00D02F20" w:rsidRDefault="00D02F20" w:rsidP="00231A77">
      <w:pPr>
        <w:pStyle w:val="CommentText"/>
        <w:ind w:firstLine="720"/>
        <w:jc w:val="both"/>
        <w:rPr>
          <w:rFonts w:ascii="Times New Roman" w:hAnsi="Times New Roman" w:cs="Times New Roman"/>
          <w:sz w:val="24"/>
          <w:szCs w:val="24"/>
        </w:rPr>
      </w:pPr>
      <w:commentRangeStart w:id="159"/>
      <w:r>
        <w:rPr>
          <w:rFonts w:ascii="Times New Roman" w:hAnsi="Times New Roman" w:cs="Times New Roman"/>
          <w:sz w:val="24"/>
          <w:szCs w:val="24"/>
        </w:rPr>
        <w:t>For hydropeaking index calculation, two different approaches were considered: Monthly co-efficient of variance</w:t>
      </w:r>
      <w:r w:rsidR="00292A0D">
        <w:rPr>
          <w:rFonts w:ascii="Times New Roman" w:hAnsi="Times New Roman" w:cs="Times New Roman"/>
          <w:sz w:val="24"/>
          <w:szCs w:val="24"/>
        </w:rPr>
        <w:t xml:space="preserve"> (CV)</w:t>
      </w:r>
      <w:r>
        <w:rPr>
          <w:rFonts w:ascii="Times New Roman" w:hAnsi="Times New Roman" w:cs="Times New Roman"/>
          <w:sz w:val="24"/>
          <w:szCs w:val="24"/>
        </w:rPr>
        <w:t xml:space="preserve"> and daily co-efficient of variance averaged over the month.</w:t>
      </w:r>
      <w:r w:rsidR="00292A0D">
        <w:rPr>
          <w:rFonts w:ascii="Times New Roman" w:hAnsi="Times New Roman" w:cs="Times New Roman"/>
          <w:sz w:val="24"/>
          <w:szCs w:val="24"/>
        </w:rPr>
        <w:t xml:space="preserve"> Under monthly CV approach, the model was given opportunity to </w:t>
      </w:r>
      <w:r w:rsidR="00CC2549">
        <w:rPr>
          <w:rFonts w:ascii="Times New Roman" w:hAnsi="Times New Roman" w:cs="Times New Roman"/>
          <w:sz w:val="24"/>
          <w:szCs w:val="24"/>
        </w:rPr>
        <w:t>calculate a single best CV value for the month benefiting both the objectives.</w:t>
      </w:r>
      <w:r w:rsidR="00292A0D">
        <w:rPr>
          <w:rFonts w:ascii="Times New Roman" w:hAnsi="Times New Roman" w:cs="Times New Roman"/>
          <w:sz w:val="24"/>
          <w:szCs w:val="24"/>
        </w:rPr>
        <w:t xml:space="preserve"> </w:t>
      </w:r>
      <w:r w:rsidR="00CC2549">
        <w:rPr>
          <w:rFonts w:ascii="Times New Roman" w:hAnsi="Times New Roman" w:cs="Times New Roman"/>
          <w:sz w:val="24"/>
          <w:szCs w:val="24"/>
        </w:rPr>
        <w:t>While in the second approach, a daily co-efficient of variance value was calculated and averaged over the month.</w:t>
      </w:r>
      <w:commentRangeEnd w:id="159"/>
      <w:r w:rsidR="00A630D6">
        <w:rPr>
          <w:rStyle w:val="CommentReference"/>
        </w:rPr>
        <w:commentReference w:id="159"/>
      </w:r>
      <w:r w:rsidR="00CC2549">
        <w:rPr>
          <w:rFonts w:ascii="Times New Roman" w:hAnsi="Times New Roman" w:cs="Times New Roman"/>
          <w:sz w:val="24"/>
          <w:szCs w:val="24"/>
        </w:rPr>
        <w:t xml:space="preserve"> In both approaches the values found for CV were quite different (</w:t>
      </w:r>
      <w:r w:rsidR="00364FFB" w:rsidRPr="00364FFB">
        <w:rPr>
          <w:rFonts w:ascii="Times New Roman" w:hAnsi="Times New Roman" w:cs="Times New Roman"/>
          <w:sz w:val="24"/>
          <w:szCs w:val="24"/>
        </w:rPr>
        <w:fldChar w:fldCharType="begin"/>
      </w:r>
      <w:r w:rsidR="00364FFB" w:rsidRPr="00364FFB">
        <w:rPr>
          <w:rFonts w:ascii="Times New Roman" w:hAnsi="Times New Roman" w:cs="Times New Roman"/>
          <w:sz w:val="24"/>
          <w:szCs w:val="24"/>
        </w:rPr>
        <w:instrText xml:space="preserve"> REF _Ref28092904 \h  \* MERGEFORMAT </w:instrText>
      </w:r>
      <w:r w:rsidR="00364FFB" w:rsidRPr="00364FFB">
        <w:rPr>
          <w:rFonts w:ascii="Times New Roman" w:hAnsi="Times New Roman" w:cs="Times New Roman"/>
          <w:sz w:val="24"/>
          <w:szCs w:val="24"/>
        </w:rPr>
      </w:r>
      <w:r w:rsidR="00364FFB" w:rsidRPr="00364FFB">
        <w:rPr>
          <w:rFonts w:ascii="Times New Roman" w:hAnsi="Times New Roman" w:cs="Times New Roman"/>
          <w:sz w:val="24"/>
          <w:szCs w:val="24"/>
        </w:rPr>
        <w:fldChar w:fldCharType="separate"/>
      </w:r>
      <w:ins w:id="160" w:author="Moazzam Rind" w:date="2021-02-16T11:39:00Z">
        <w:r w:rsidR="009F65CC" w:rsidRPr="009F65CC">
          <w:rPr>
            <w:rFonts w:ascii="Times New Roman" w:hAnsi="Times New Roman" w:cs="Times New Roman"/>
            <w:sz w:val="24"/>
            <w:szCs w:val="24"/>
            <w:rPrChange w:id="161" w:author="Moazzam Rind" w:date="2021-02-16T11:39:00Z">
              <w:rPr>
                <w:rFonts w:ascii="Times New Roman" w:hAnsi="Times New Roman" w:cs="Times New Roman"/>
                <w:b/>
                <w:bCs/>
                <w:sz w:val="24"/>
                <w:szCs w:val="24"/>
              </w:rPr>
            </w:rPrChange>
          </w:rPr>
          <w:t xml:space="preserve">Table </w:t>
        </w:r>
        <w:r w:rsidR="009F65CC" w:rsidRPr="009F65CC">
          <w:rPr>
            <w:rFonts w:ascii="Times New Roman" w:hAnsi="Times New Roman" w:cs="Times New Roman"/>
            <w:noProof/>
            <w:sz w:val="24"/>
            <w:szCs w:val="24"/>
            <w:rPrChange w:id="162" w:author="Moazzam Rind" w:date="2021-02-16T11:39:00Z">
              <w:rPr>
                <w:rFonts w:ascii="Times New Roman" w:hAnsi="Times New Roman" w:cs="Times New Roman"/>
                <w:b/>
                <w:bCs/>
                <w:i/>
                <w:iCs/>
                <w:noProof/>
                <w:sz w:val="24"/>
                <w:szCs w:val="24"/>
              </w:rPr>
            </w:rPrChange>
          </w:rPr>
          <w:t>2</w:t>
        </w:r>
      </w:ins>
      <w:del w:id="163" w:author="Moazzam Rind" w:date="2021-02-16T11:39:00Z">
        <w:r w:rsidR="00364FFB" w:rsidRPr="00364FFB" w:rsidDel="009F65CC">
          <w:rPr>
            <w:rFonts w:ascii="Times New Roman" w:hAnsi="Times New Roman" w:cs="Times New Roman"/>
            <w:sz w:val="24"/>
            <w:szCs w:val="24"/>
          </w:rPr>
          <w:delText xml:space="preserve">Table </w:delText>
        </w:r>
        <w:r w:rsidR="00364FFB" w:rsidRPr="00364FFB" w:rsidDel="009F65CC">
          <w:rPr>
            <w:rFonts w:ascii="Times New Roman" w:hAnsi="Times New Roman" w:cs="Times New Roman"/>
            <w:noProof/>
            <w:sz w:val="24"/>
            <w:szCs w:val="24"/>
          </w:rPr>
          <w:delText>2</w:delText>
        </w:r>
      </w:del>
      <w:r w:rsidR="00364FFB" w:rsidRPr="00364FFB">
        <w:rPr>
          <w:rFonts w:ascii="Times New Roman" w:hAnsi="Times New Roman" w:cs="Times New Roman"/>
          <w:sz w:val="24"/>
          <w:szCs w:val="24"/>
        </w:rPr>
        <w:fldChar w:fldCharType="end"/>
      </w:r>
      <w:r w:rsidR="00364FFB" w:rsidRPr="00364FFB">
        <w:rPr>
          <w:rFonts w:ascii="Times New Roman" w:hAnsi="Times New Roman" w:cs="Times New Roman"/>
          <w:sz w:val="24"/>
          <w:szCs w:val="24"/>
        </w:rPr>
        <w:t xml:space="preserve"> </w:t>
      </w:r>
      <w:r w:rsidR="00CC2549" w:rsidRPr="00364FFB">
        <w:rPr>
          <w:rFonts w:ascii="Times New Roman" w:hAnsi="Times New Roman" w:cs="Times New Roman"/>
          <w:sz w:val="24"/>
          <w:szCs w:val="24"/>
        </w:rPr>
        <w:t xml:space="preserve">and </w:t>
      </w:r>
      <w:r w:rsidR="00364FFB" w:rsidRPr="00364FFB">
        <w:rPr>
          <w:rFonts w:ascii="Times New Roman" w:hAnsi="Times New Roman" w:cs="Times New Roman"/>
          <w:sz w:val="24"/>
          <w:szCs w:val="24"/>
        </w:rPr>
        <w:fldChar w:fldCharType="begin"/>
      </w:r>
      <w:r w:rsidR="00364FFB" w:rsidRPr="00364FFB">
        <w:rPr>
          <w:rFonts w:ascii="Times New Roman" w:hAnsi="Times New Roman" w:cs="Times New Roman"/>
          <w:sz w:val="24"/>
          <w:szCs w:val="24"/>
        </w:rPr>
        <w:instrText xml:space="preserve"> REF _Ref28092908 \h  \* MERGEFORMAT </w:instrText>
      </w:r>
      <w:r w:rsidR="00364FFB" w:rsidRPr="00364FFB">
        <w:rPr>
          <w:rFonts w:ascii="Times New Roman" w:hAnsi="Times New Roman" w:cs="Times New Roman"/>
          <w:sz w:val="24"/>
          <w:szCs w:val="24"/>
        </w:rPr>
      </w:r>
      <w:r w:rsidR="00364FFB" w:rsidRPr="00364FFB">
        <w:rPr>
          <w:rFonts w:ascii="Times New Roman" w:hAnsi="Times New Roman" w:cs="Times New Roman"/>
          <w:sz w:val="24"/>
          <w:szCs w:val="24"/>
        </w:rPr>
        <w:fldChar w:fldCharType="separate"/>
      </w:r>
      <w:ins w:id="164" w:author="Moazzam Rind" w:date="2021-02-16T11:39:00Z">
        <w:r w:rsidR="009F65CC" w:rsidRPr="009F65CC">
          <w:rPr>
            <w:rFonts w:ascii="Times New Roman" w:hAnsi="Times New Roman" w:cs="Times New Roman"/>
            <w:sz w:val="24"/>
            <w:szCs w:val="24"/>
            <w:rPrChange w:id="165" w:author="Moazzam Rind" w:date="2021-02-16T11:39:00Z">
              <w:rPr>
                <w:rFonts w:ascii="Times New Roman" w:hAnsi="Times New Roman" w:cs="Times New Roman"/>
                <w:b/>
                <w:bCs/>
                <w:sz w:val="24"/>
                <w:szCs w:val="24"/>
              </w:rPr>
            </w:rPrChange>
          </w:rPr>
          <w:t xml:space="preserve">Table </w:t>
        </w:r>
        <w:r w:rsidR="009F65CC" w:rsidRPr="009F65CC">
          <w:rPr>
            <w:rFonts w:ascii="Times New Roman" w:hAnsi="Times New Roman" w:cs="Times New Roman"/>
            <w:sz w:val="24"/>
            <w:szCs w:val="24"/>
            <w:rPrChange w:id="166" w:author="Moazzam Rind" w:date="2021-02-16T11:39:00Z">
              <w:rPr>
                <w:rFonts w:ascii="Times New Roman" w:hAnsi="Times New Roman" w:cs="Times New Roman"/>
                <w:b/>
                <w:bCs/>
                <w:i/>
                <w:iCs/>
                <w:noProof/>
                <w:sz w:val="24"/>
                <w:szCs w:val="24"/>
              </w:rPr>
            </w:rPrChange>
          </w:rPr>
          <w:t>3</w:t>
        </w:r>
      </w:ins>
      <w:del w:id="167" w:author="Moazzam Rind" w:date="2021-02-16T11:39:00Z">
        <w:r w:rsidR="00364FFB" w:rsidRPr="00364FFB" w:rsidDel="009F65CC">
          <w:rPr>
            <w:rFonts w:ascii="Times New Roman" w:hAnsi="Times New Roman" w:cs="Times New Roman"/>
            <w:sz w:val="24"/>
            <w:szCs w:val="24"/>
          </w:rPr>
          <w:delText>Table 3</w:delText>
        </w:r>
      </w:del>
      <w:r w:rsidR="00364FFB" w:rsidRPr="00364FFB">
        <w:rPr>
          <w:rFonts w:ascii="Times New Roman" w:hAnsi="Times New Roman" w:cs="Times New Roman"/>
          <w:sz w:val="24"/>
          <w:szCs w:val="24"/>
        </w:rPr>
        <w:fldChar w:fldCharType="end"/>
      </w:r>
      <w:r w:rsidR="00CC2549" w:rsidRPr="00364FFB">
        <w:rPr>
          <w:rFonts w:ascii="Times New Roman" w:hAnsi="Times New Roman" w:cs="Times New Roman"/>
          <w:sz w:val="24"/>
          <w:szCs w:val="24"/>
        </w:rPr>
        <w:t>),</w:t>
      </w:r>
      <w:r w:rsidR="00CC2549">
        <w:rPr>
          <w:rFonts w:ascii="Times New Roman" w:hAnsi="Times New Roman" w:cs="Times New Roman"/>
          <w:sz w:val="24"/>
          <w:szCs w:val="24"/>
        </w:rPr>
        <w:t xml:space="preserve"> however, the daily co-efficient of variance averaged over the month approach </w:t>
      </w:r>
      <w:r w:rsidR="00D01DD4">
        <w:rPr>
          <w:rFonts w:ascii="Times New Roman" w:hAnsi="Times New Roman" w:cs="Times New Roman"/>
          <w:sz w:val="24"/>
          <w:szCs w:val="24"/>
        </w:rPr>
        <w:t xml:space="preserve">was considered for </w:t>
      </w:r>
      <w:r w:rsidR="00706E62">
        <w:rPr>
          <w:rFonts w:ascii="Times New Roman" w:hAnsi="Times New Roman" w:cs="Times New Roman"/>
          <w:sz w:val="24"/>
          <w:szCs w:val="24"/>
        </w:rPr>
        <w:t xml:space="preserve">further simulation. The </w:t>
      </w:r>
      <w:r w:rsidR="002A3DBE">
        <w:rPr>
          <w:rFonts w:ascii="Times New Roman" w:hAnsi="Times New Roman" w:cs="Times New Roman"/>
          <w:sz w:val="24"/>
          <w:szCs w:val="24"/>
        </w:rPr>
        <w:t xml:space="preserve">selection of approach was influenced by prior work by Kennedy et al., 2016. </w:t>
      </w:r>
    </w:p>
    <w:p w14:paraId="42F08F14" w14:textId="64955F22" w:rsidR="001A04D6" w:rsidRDefault="00D115C1" w:rsidP="00231A77">
      <w:pPr>
        <w:pStyle w:val="CommentText"/>
        <w:ind w:firstLine="720"/>
        <w:jc w:val="both"/>
        <w:rPr>
          <w:rFonts w:ascii="Times New Roman" w:hAnsi="Times New Roman" w:cs="Times New Roman"/>
          <w:sz w:val="24"/>
          <w:szCs w:val="24"/>
        </w:rPr>
      </w:pPr>
      <w:commentRangeStart w:id="168"/>
      <w:r>
        <w:rPr>
          <w:rFonts w:ascii="Times New Roman" w:hAnsi="Times New Roman" w:cs="Times New Roman"/>
          <w:sz w:val="24"/>
          <w:szCs w:val="24"/>
        </w:rPr>
        <w:t>Next was the</w:t>
      </w:r>
      <w:r w:rsidR="0068694D">
        <w:rPr>
          <w:rFonts w:ascii="Times New Roman" w:hAnsi="Times New Roman" w:cs="Times New Roman"/>
          <w:sz w:val="24"/>
          <w:szCs w:val="24"/>
        </w:rPr>
        <w:t xml:space="preserve"> </w:t>
      </w:r>
      <w:r>
        <w:rPr>
          <w:rFonts w:ascii="Times New Roman" w:hAnsi="Times New Roman" w:cs="Times New Roman"/>
          <w:sz w:val="24"/>
          <w:szCs w:val="24"/>
        </w:rPr>
        <w:t>consideration of</w:t>
      </w:r>
      <w:r w:rsidR="00F50BFD">
        <w:rPr>
          <w:rFonts w:ascii="Times New Roman" w:hAnsi="Times New Roman" w:cs="Times New Roman"/>
          <w:sz w:val="24"/>
          <w:szCs w:val="24"/>
        </w:rPr>
        <w:t xml:space="preserve"> </w:t>
      </w:r>
      <w:r>
        <w:rPr>
          <w:rFonts w:ascii="Times New Roman" w:hAnsi="Times New Roman" w:cs="Times New Roman"/>
          <w:sz w:val="24"/>
          <w:szCs w:val="24"/>
        </w:rPr>
        <w:t>the</w:t>
      </w:r>
      <w:r w:rsidR="00F50BFD">
        <w:rPr>
          <w:rFonts w:ascii="Times New Roman" w:hAnsi="Times New Roman" w:cs="Times New Roman"/>
          <w:sz w:val="24"/>
          <w:szCs w:val="24"/>
        </w:rPr>
        <w:t xml:space="preserve"> daily CV values </w:t>
      </w:r>
      <w:r>
        <w:rPr>
          <w:rFonts w:ascii="Times New Roman" w:hAnsi="Times New Roman" w:cs="Times New Roman"/>
          <w:sz w:val="24"/>
          <w:szCs w:val="24"/>
        </w:rPr>
        <w:t>and revenue generated under different scenarios (</w:t>
      </w:r>
      <w:r w:rsidR="00364FFB" w:rsidRPr="00364FFB">
        <w:rPr>
          <w:rFonts w:ascii="Times New Roman" w:hAnsi="Times New Roman" w:cs="Times New Roman"/>
          <w:sz w:val="24"/>
          <w:szCs w:val="24"/>
        </w:rPr>
        <w:fldChar w:fldCharType="begin"/>
      </w:r>
      <w:r w:rsidR="00364FFB" w:rsidRPr="00364FFB">
        <w:rPr>
          <w:rFonts w:ascii="Times New Roman" w:hAnsi="Times New Roman" w:cs="Times New Roman"/>
          <w:sz w:val="24"/>
          <w:szCs w:val="24"/>
        </w:rPr>
        <w:instrText xml:space="preserve"> REF _Ref28092904 \h  \* MERGEFORMAT </w:instrText>
      </w:r>
      <w:r w:rsidR="00364FFB" w:rsidRPr="00364FFB">
        <w:rPr>
          <w:rFonts w:ascii="Times New Roman" w:hAnsi="Times New Roman" w:cs="Times New Roman"/>
          <w:sz w:val="24"/>
          <w:szCs w:val="24"/>
        </w:rPr>
      </w:r>
      <w:r w:rsidR="00364FFB" w:rsidRPr="00364FFB">
        <w:rPr>
          <w:rFonts w:ascii="Times New Roman" w:hAnsi="Times New Roman" w:cs="Times New Roman"/>
          <w:sz w:val="24"/>
          <w:szCs w:val="24"/>
        </w:rPr>
        <w:fldChar w:fldCharType="separate"/>
      </w:r>
      <w:ins w:id="169" w:author="Moazzam Rind" w:date="2021-02-16T11:39:00Z">
        <w:r w:rsidR="009F65CC" w:rsidRPr="009F65CC">
          <w:rPr>
            <w:rFonts w:ascii="Times New Roman" w:hAnsi="Times New Roman" w:cs="Times New Roman"/>
            <w:sz w:val="24"/>
            <w:szCs w:val="24"/>
            <w:rPrChange w:id="170" w:author="Moazzam Rind" w:date="2021-02-16T11:39:00Z">
              <w:rPr>
                <w:rFonts w:ascii="Times New Roman" w:hAnsi="Times New Roman" w:cs="Times New Roman"/>
                <w:b/>
                <w:bCs/>
                <w:sz w:val="24"/>
                <w:szCs w:val="24"/>
              </w:rPr>
            </w:rPrChange>
          </w:rPr>
          <w:t xml:space="preserve">Table </w:t>
        </w:r>
        <w:r w:rsidR="009F65CC" w:rsidRPr="009F65CC">
          <w:rPr>
            <w:rFonts w:ascii="Times New Roman" w:hAnsi="Times New Roman" w:cs="Times New Roman"/>
            <w:noProof/>
            <w:sz w:val="24"/>
            <w:szCs w:val="24"/>
            <w:rPrChange w:id="171" w:author="Moazzam Rind" w:date="2021-02-16T11:39:00Z">
              <w:rPr>
                <w:rFonts w:ascii="Times New Roman" w:hAnsi="Times New Roman" w:cs="Times New Roman"/>
                <w:b/>
                <w:bCs/>
                <w:i/>
                <w:iCs/>
                <w:noProof/>
                <w:sz w:val="24"/>
                <w:szCs w:val="24"/>
              </w:rPr>
            </w:rPrChange>
          </w:rPr>
          <w:t>2</w:t>
        </w:r>
      </w:ins>
      <w:del w:id="172" w:author="Moazzam Rind" w:date="2021-02-16T11:39:00Z">
        <w:r w:rsidR="00364FFB" w:rsidRPr="00364FFB" w:rsidDel="009F65CC">
          <w:rPr>
            <w:rFonts w:ascii="Times New Roman" w:hAnsi="Times New Roman" w:cs="Times New Roman"/>
            <w:sz w:val="24"/>
            <w:szCs w:val="24"/>
          </w:rPr>
          <w:delText xml:space="preserve">Table </w:delText>
        </w:r>
        <w:r w:rsidR="00364FFB" w:rsidRPr="00364FFB" w:rsidDel="009F65CC">
          <w:rPr>
            <w:rFonts w:ascii="Times New Roman" w:hAnsi="Times New Roman" w:cs="Times New Roman"/>
            <w:noProof/>
            <w:sz w:val="24"/>
            <w:szCs w:val="24"/>
          </w:rPr>
          <w:delText>2</w:delText>
        </w:r>
      </w:del>
      <w:r w:rsidR="00364FFB" w:rsidRPr="00364FFB">
        <w:rPr>
          <w:rFonts w:ascii="Times New Roman" w:hAnsi="Times New Roman" w:cs="Times New Roman"/>
          <w:sz w:val="24"/>
          <w:szCs w:val="24"/>
        </w:rPr>
        <w:fldChar w:fldCharType="end"/>
      </w:r>
      <w:r w:rsidR="00364FFB" w:rsidRPr="00364FFB">
        <w:rPr>
          <w:rFonts w:ascii="Times New Roman" w:hAnsi="Times New Roman" w:cs="Times New Roman"/>
          <w:sz w:val="24"/>
          <w:szCs w:val="24"/>
        </w:rPr>
        <w:t xml:space="preserve"> and </w:t>
      </w:r>
      <w:r w:rsidR="00364FFB" w:rsidRPr="00364FFB">
        <w:rPr>
          <w:rFonts w:ascii="Times New Roman" w:hAnsi="Times New Roman" w:cs="Times New Roman"/>
          <w:sz w:val="24"/>
          <w:szCs w:val="24"/>
        </w:rPr>
        <w:fldChar w:fldCharType="begin"/>
      </w:r>
      <w:r w:rsidR="00364FFB" w:rsidRPr="00364FFB">
        <w:rPr>
          <w:rFonts w:ascii="Times New Roman" w:hAnsi="Times New Roman" w:cs="Times New Roman"/>
          <w:sz w:val="24"/>
          <w:szCs w:val="24"/>
        </w:rPr>
        <w:instrText xml:space="preserve"> REF _Ref28092908 \h  \* MERGEFORMAT </w:instrText>
      </w:r>
      <w:r w:rsidR="00364FFB" w:rsidRPr="00364FFB">
        <w:rPr>
          <w:rFonts w:ascii="Times New Roman" w:hAnsi="Times New Roman" w:cs="Times New Roman"/>
          <w:sz w:val="24"/>
          <w:szCs w:val="24"/>
        </w:rPr>
      </w:r>
      <w:r w:rsidR="00364FFB" w:rsidRPr="00364FFB">
        <w:rPr>
          <w:rFonts w:ascii="Times New Roman" w:hAnsi="Times New Roman" w:cs="Times New Roman"/>
          <w:sz w:val="24"/>
          <w:szCs w:val="24"/>
        </w:rPr>
        <w:fldChar w:fldCharType="separate"/>
      </w:r>
      <w:ins w:id="173" w:author="Moazzam Rind" w:date="2021-02-16T11:39:00Z">
        <w:r w:rsidR="009F65CC" w:rsidRPr="009F65CC">
          <w:rPr>
            <w:rFonts w:ascii="Times New Roman" w:hAnsi="Times New Roman" w:cs="Times New Roman"/>
            <w:sz w:val="24"/>
            <w:szCs w:val="24"/>
            <w:rPrChange w:id="174" w:author="Moazzam Rind" w:date="2021-02-16T11:39:00Z">
              <w:rPr>
                <w:rFonts w:ascii="Times New Roman" w:hAnsi="Times New Roman" w:cs="Times New Roman"/>
                <w:b/>
                <w:bCs/>
                <w:sz w:val="24"/>
                <w:szCs w:val="24"/>
              </w:rPr>
            </w:rPrChange>
          </w:rPr>
          <w:t xml:space="preserve">Table </w:t>
        </w:r>
        <w:r w:rsidR="009F65CC" w:rsidRPr="009F65CC">
          <w:rPr>
            <w:rFonts w:ascii="Times New Roman" w:hAnsi="Times New Roman" w:cs="Times New Roman"/>
            <w:sz w:val="24"/>
            <w:szCs w:val="24"/>
            <w:rPrChange w:id="175" w:author="Moazzam Rind" w:date="2021-02-16T11:39:00Z">
              <w:rPr>
                <w:rFonts w:ascii="Times New Roman" w:hAnsi="Times New Roman" w:cs="Times New Roman"/>
                <w:b/>
                <w:bCs/>
                <w:i/>
                <w:iCs/>
                <w:noProof/>
                <w:sz w:val="24"/>
                <w:szCs w:val="24"/>
              </w:rPr>
            </w:rPrChange>
          </w:rPr>
          <w:t>3</w:t>
        </w:r>
      </w:ins>
      <w:del w:id="176" w:author="Moazzam Rind" w:date="2021-02-16T11:39:00Z">
        <w:r w:rsidR="00364FFB" w:rsidRPr="00364FFB" w:rsidDel="009F65CC">
          <w:rPr>
            <w:rFonts w:ascii="Times New Roman" w:hAnsi="Times New Roman" w:cs="Times New Roman"/>
            <w:sz w:val="24"/>
            <w:szCs w:val="24"/>
          </w:rPr>
          <w:delText>Table 3</w:delText>
        </w:r>
      </w:del>
      <w:r w:rsidR="00364FFB" w:rsidRPr="00364FFB">
        <w:rPr>
          <w:rFonts w:ascii="Times New Roman" w:hAnsi="Times New Roman" w:cs="Times New Roman"/>
          <w:sz w:val="24"/>
          <w:szCs w:val="24"/>
        </w:rPr>
        <w:fldChar w:fldCharType="end"/>
      </w:r>
      <w:r>
        <w:rPr>
          <w:rFonts w:ascii="Times New Roman" w:hAnsi="Times New Roman" w:cs="Times New Roman"/>
          <w:sz w:val="24"/>
          <w:szCs w:val="24"/>
        </w:rPr>
        <w:t xml:space="preserve">) to finalize the day’s </w:t>
      </w:r>
      <w:r w:rsidR="006E34CB">
        <w:rPr>
          <w:rFonts w:ascii="Times New Roman" w:hAnsi="Times New Roman" w:cs="Times New Roman"/>
          <w:sz w:val="24"/>
          <w:szCs w:val="24"/>
        </w:rPr>
        <w:t>division</w:t>
      </w:r>
      <w:r>
        <w:rPr>
          <w:rFonts w:ascii="Times New Roman" w:hAnsi="Times New Roman" w:cs="Times New Roman"/>
          <w:sz w:val="24"/>
          <w:szCs w:val="24"/>
        </w:rPr>
        <w:t xml:space="preserve"> in periods, and the duration of those periods.</w:t>
      </w:r>
      <w:r w:rsidR="00C23C57">
        <w:rPr>
          <w:rFonts w:ascii="Times New Roman" w:hAnsi="Times New Roman" w:cs="Times New Roman"/>
          <w:sz w:val="24"/>
          <w:szCs w:val="24"/>
        </w:rPr>
        <w:t xml:space="preserve"> Hourly power price provided by WAPA was also considered </w:t>
      </w:r>
      <w:r w:rsidR="001A04D6">
        <w:rPr>
          <w:rFonts w:ascii="Times New Roman" w:hAnsi="Times New Roman" w:cs="Times New Roman"/>
          <w:sz w:val="24"/>
          <w:szCs w:val="24"/>
        </w:rPr>
        <w:t xml:space="preserve">while setting the </w:t>
      </w:r>
      <w:r w:rsidR="006E34CB">
        <w:rPr>
          <w:rFonts w:ascii="Times New Roman" w:hAnsi="Times New Roman" w:cs="Times New Roman"/>
          <w:sz w:val="24"/>
          <w:szCs w:val="24"/>
        </w:rPr>
        <w:t>periods</w:t>
      </w:r>
      <w:r w:rsidR="00C23C57">
        <w:rPr>
          <w:rFonts w:ascii="Times New Roman" w:hAnsi="Times New Roman" w:cs="Times New Roman"/>
          <w:sz w:val="24"/>
          <w:szCs w:val="24"/>
        </w:rPr>
        <w:t xml:space="preserve"> duration.</w:t>
      </w:r>
      <w:r w:rsidR="001A04D6">
        <w:rPr>
          <w:rFonts w:ascii="Times New Roman" w:hAnsi="Times New Roman" w:cs="Times New Roman"/>
          <w:sz w:val="24"/>
          <w:szCs w:val="24"/>
        </w:rPr>
        <w:t xml:space="preserve"> Overall, scenario 3 (</w:t>
      </w:r>
      <w:r w:rsidR="00364FFB">
        <w:rPr>
          <w:rFonts w:ascii="Times New Roman" w:hAnsi="Times New Roman" w:cs="Times New Roman"/>
          <w:sz w:val="24"/>
          <w:szCs w:val="24"/>
        </w:rPr>
        <w:fldChar w:fldCharType="begin"/>
      </w:r>
      <w:r w:rsidR="00364FFB">
        <w:rPr>
          <w:rFonts w:ascii="Times New Roman" w:hAnsi="Times New Roman" w:cs="Times New Roman"/>
          <w:sz w:val="24"/>
          <w:szCs w:val="24"/>
        </w:rPr>
        <w:instrText xml:space="preserve"> REF _Ref28073284 \h </w:instrText>
      </w:r>
      <w:r w:rsidR="000E4BDA">
        <w:rPr>
          <w:rFonts w:ascii="Times New Roman" w:hAnsi="Times New Roman" w:cs="Times New Roman"/>
          <w:sz w:val="24"/>
          <w:szCs w:val="24"/>
        </w:rPr>
        <w:instrText xml:space="preserve"> \* MERGEFORMAT </w:instrText>
      </w:r>
      <w:r w:rsidR="00364FFB">
        <w:rPr>
          <w:rFonts w:ascii="Times New Roman" w:hAnsi="Times New Roman" w:cs="Times New Roman"/>
          <w:sz w:val="24"/>
          <w:szCs w:val="24"/>
        </w:rPr>
      </w:r>
      <w:r w:rsidR="00364FFB">
        <w:rPr>
          <w:rFonts w:ascii="Times New Roman" w:hAnsi="Times New Roman" w:cs="Times New Roman"/>
          <w:sz w:val="24"/>
          <w:szCs w:val="24"/>
        </w:rPr>
        <w:fldChar w:fldCharType="separate"/>
      </w:r>
      <w:ins w:id="177" w:author="Moazzam Rind" w:date="2021-02-16T11:39:00Z">
        <w:r w:rsidR="009F65CC" w:rsidRPr="009F65CC">
          <w:rPr>
            <w:rFonts w:ascii="Times New Roman" w:hAnsi="Times New Roman" w:cs="Times New Roman"/>
            <w:sz w:val="24"/>
            <w:szCs w:val="24"/>
            <w:rPrChange w:id="178" w:author="Moazzam Rind" w:date="2021-02-16T11:39:00Z">
              <w:rPr>
                <w:rFonts w:ascii="Times New Roman" w:hAnsi="Times New Roman" w:cs="Times New Roman"/>
                <w:b/>
                <w:bCs/>
                <w:sz w:val="22"/>
                <w:szCs w:val="22"/>
              </w:rPr>
            </w:rPrChange>
          </w:rPr>
          <w:t xml:space="preserve">Table </w:t>
        </w:r>
        <w:r w:rsidR="009F65CC" w:rsidRPr="009F65CC">
          <w:rPr>
            <w:rFonts w:ascii="Times New Roman" w:hAnsi="Times New Roman" w:cs="Times New Roman"/>
            <w:sz w:val="24"/>
            <w:szCs w:val="24"/>
            <w:rPrChange w:id="179" w:author="Moazzam Rind" w:date="2021-02-16T11:39:00Z">
              <w:rPr>
                <w:rFonts w:ascii="Times New Roman" w:hAnsi="Times New Roman" w:cs="Times New Roman"/>
                <w:b/>
                <w:bCs/>
                <w:i/>
                <w:iCs/>
                <w:noProof/>
                <w:sz w:val="22"/>
                <w:szCs w:val="22"/>
              </w:rPr>
            </w:rPrChange>
          </w:rPr>
          <w:t>1</w:t>
        </w:r>
      </w:ins>
      <w:del w:id="180" w:author="Moazzam Rind" w:date="2021-02-16T11:39:00Z">
        <w:r w:rsidR="00364FFB" w:rsidRPr="000E4BDA" w:rsidDel="009F65CC">
          <w:rPr>
            <w:rFonts w:ascii="Times New Roman" w:hAnsi="Times New Roman" w:cs="Times New Roman"/>
            <w:sz w:val="24"/>
            <w:szCs w:val="24"/>
          </w:rPr>
          <w:delText>Table 1</w:delText>
        </w:r>
      </w:del>
      <w:r w:rsidR="00364FFB">
        <w:rPr>
          <w:rFonts w:ascii="Times New Roman" w:hAnsi="Times New Roman" w:cs="Times New Roman"/>
          <w:sz w:val="24"/>
          <w:szCs w:val="24"/>
        </w:rPr>
        <w:fldChar w:fldCharType="end"/>
      </w:r>
      <w:r w:rsidR="001A04D6">
        <w:rPr>
          <w:rFonts w:ascii="Times New Roman" w:hAnsi="Times New Roman" w:cs="Times New Roman"/>
          <w:sz w:val="24"/>
          <w:szCs w:val="24"/>
        </w:rPr>
        <w:t>) was found most feasible for the analysis</w:t>
      </w:r>
      <w:commentRangeEnd w:id="168"/>
      <w:r w:rsidR="00A630D6">
        <w:rPr>
          <w:rStyle w:val="CommentReference"/>
        </w:rPr>
        <w:commentReference w:id="168"/>
      </w:r>
      <w:r w:rsidR="001A04D6">
        <w:rPr>
          <w:rFonts w:ascii="Times New Roman" w:hAnsi="Times New Roman" w:cs="Times New Roman"/>
          <w:sz w:val="24"/>
          <w:szCs w:val="24"/>
        </w:rPr>
        <w:t>.</w:t>
      </w:r>
    </w:p>
    <w:p w14:paraId="611F7636" w14:textId="24B0487F" w:rsidR="007E687F" w:rsidRPr="007352EB" w:rsidRDefault="00511E58" w:rsidP="00231A77">
      <w:pPr>
        <w:pStyle w:val="CommentText"/>
        <w:ind w:firstLine="720"/>
        <w:jc w:val="both"/>
        <w:rPr>
          <w:rFonts w:ascii="Times New Roman" w:hAnsi="Times New Roman" w:cs="Times New Roman"/>
          <w:sz w:val="24"/>
          <w:szCs w:val="24"/>
        </w:rPr>
      </w:pPr>
      <w:del w:id="181" w:author="David Rosenberg" w:date="2020-01-05T21:09:00Z">
        <w:r w:rsidDel="00511E58">
          <w:rPr>
            <w:noProof/>
          </w:rPr>
          <mc:AlternateContent>
            <mc:Choice Requires="wps">
              <w:drawing>
                <wp:anchor distT="0" distB="0" distL="114300" distR="114300" simplePos="0" relativeHeight="251713536" behindDoc="0" locked="0" layoutInCell="1" allowOverlap="1" wp14:anchorId="75B17555" wp14:editId="636842A2">
                  <wp:simplePos x="0" y="0"/>
                  <wp:positionH relativeFrom="margin">
                    <wp:posOffset>2226310</wp:posOffset>
                  </wp:positionH>
                  <wp:positionV relativeFrom="bottomMargin">
                    <wp:posOffset>-71755</wp:posOffset>
                  </wp:positionV>
                  <wp:extent cx="3014980" cy="165100"/>
                  <wp:effectExtent l="0" t="0" r="0" b="6350"/>
                  <wp:wrapSquare wrapText="bothSides"/>
                  <wp:docPr id="12" name="Text Box 12"/>
                  <wp:cNvGraphicFramePr/>
                  <a:graphic xmlns:a="http://schemas.openxmlformats.org/drawingml/2006/main">
                    <a:graphicData uri="http://schemas.microsoft.com/office/word/2010/wordprocessingShape">
                      <wps:wsp>
                        <wps:cNvSpPr txBox="1"/>
                        <wps:spPr>
                          <a:xfrm>
                            <a:off x="0" y="0"/>
                            <a:ext cx="3014980" cy="165100"/>
                          </a:xfrm>
                          <a:prstGeom prst="rect">
                            <a:avLst/>
                          </a:prstGeom>
                          <a:solidFill>
                            <a:prstClr val="white"/>
                          </a:solidFill>
                          <a:ln>
                            <a:noFill/>
                          </a:ln>
                        </wps:spPr>
                        <wps:txbx>
                          <w:txbxContent>
                            <w:p w14:paraId="51F401E4" w14:textId="2401A6E8" w:rsidR="00B33A26" w:rsidRPr="004B754B" w:rsidRDefault="00B33A26" w:rsidP="004B754B">
                              <w:pPr>
                                <w:pStyle w:val="Caption"/>
                                <w:rPr>
                                  <w:rFonts w:ascii="Times New Roman" w:hAnsi="Times New Roman" w:cs="Times New Roman"/>
                                  <w:b/>
                                  <w:bCs/>
                                  <w:i w:val="0"/>
                                  <w:iCs w:val="0"/>
                                  <w:noProof/>
                                  <w:color w:val="auto"/>
                                  <w:sz w:val="32"/>
                                  <w:szCs w:val="32"/>
                                </w:rPr>
                              </w:pPr>
                              <w:del w:id="182" w:author="David Rosenberg" w:date="2020-01-05T21:09:00Z">
                                <w:r w:rsidRPr="004B754B" w:rsidDel="00511E58">
                                  <w:rPr>
                                    <w:rFonts w:ascii="Times New Roman" w:hAnsi="Times New Roman" w:cs="Times New Roman"/>
                                    <w:b/>
                                    <w:bCs/>
                                    <w:i w:val="0"/>
                                    <w:iCs w:val="0"/>
                                    <w:color w:val="auto"/>
                                    <w:sz w:val="22"/>
                                    <w:szCs w:val="22"/>
                                  </w:rPr>
                                  <w:delText xml:space="preserve">Figure </w:delText>
                                </w:r>
                                <w:r w:rsidRPr="004B754B" w:rsidDel="00511E58">
                                  <w:rPr>
                                    <w:rFonts w:ascii="Times New Roman" w:hAnsi="Times New Roman" w:cs="Times New Roman"/>
                                    <w:b/>
                                    <w:bCs/>
                                    <w:i w:val="0"/>
                                    <w:iCs w:val="0"/>
                                    <w:color w:val="auto"/>
                                    <w:sz w:val="22"/>
                                    <w:szCs w:val="22"/>
                                  </w:rPr>
                                  <w:fldChar w:fldCharType="begin"/>
                                </w:r>
                                <w:r w:rsidRPr="004B754B" w:rsidDel="00511E58">
                                  <w:rPr>
                                    <w:rFonts w:ascii="Times New Roman" w:hAnsi="Times New Roman" w:cs="Times New Roman"/>
                                    <w:b/>
                                    <w:bCs/>
                                    <w:i w:val="0"/>
                                    <w:iCs w:val="0"/>
                                    <w:color w:val="auto"/>
                                    <w:sz w:val="22"/>
                                    <w:szCs w:val="22"/>
                                  </w:rPr>
                                  <w:delInstrText xml:space="preserve"> SEQ Figure \* ARABIC </w:delInstrText>
                                </w:r>
                                <w:r w:rsidRPr="004B754B" w:rsidDel="00511E58">
                                  <w:rPr>
                                    <w:rFonts w:ascii="Times New Roman" w:hAnsi="Times New Roman" w:cs="Times New Roman"/>
                                    <w:b/>
                                    <w:bCs/>
                                    <w:i w:val="0"/>
                                    <w:iCs w:val="0"/>
                                    <w:color w:val="auto"/>
                                    <w:sz w:val="22"/>
                                    <w:szCs w:val="22"/>
                                  </w:rPr>
                                  <w:fldChar w:fldCharType="separate"/>
                                </w:r>
                                <w:r w:rsidDel="00511E58">
                                  <w:rPr>
                                    <w:rFonts w:ascii="Times New Roman" w:hAnsi="Times New Roman" w:cs="Times New Roman"/>
                                    <w:b/>
                                    <w:bCs/>
                                    <w:i w:val="0"/>
                                    <w:iCs w:val="0"/>
                                    <w:noProof/>
                                    <w:color w:val="auto"/>
                                    <w:sz w:val="22"/>
                                    <w:szCs w:val="22"/>
                                  </w:rPr>
                                  <w:delText>1</w:delText>
                                </w:r>
                                <w:r w:rsidRPr="004B754B" w:rsidDel="00511E58">
                                  <w:rPr>
                                    <w:rFonts w:ascii="Times New Roman" w:hAnsi="Times New Roman" w:cs="Times New Roman"/>
                                    <w:b/>
                                    <w:bCs/>
                                    <w:i w:val="0"/>
                                    <w:iCs w:val="0"/>
                                    <w:color w:val="auto"/>
                                    <w:sz w:val="22"/>
                                    <w:szCs w:val="22"/>
                                  </w:rPr>
                                  <w:fldChar w:fldCharType="end"/>
                                </w:r>
                                <w:r w:rsidRPr="004B754B" w:rsidDel="00511E58">
                                  <w:rPr>
                                    <w:rFonts w:ascii="Times New Roman" w:hAnsi="Times New Roman" w:cs="Times New Roman"/>
                                    <w:b/>
                                    <w:bCs/>
                                    <w:i w:val="0"/>
                                    <w:iCs w:val="0"/>
                                    <w:color w:val="auto"/>
                                    <w:sz w:val="22"/>
                                    <w:szCs w:val="22"/>
                                  </w:rPr>
                                  <w:delText xml:space="preserve"> Model schematic showing steps and </w:delText>
                                </w:r>
                              </w:del>
                              <w:r w:rsidRPr="004B754B">
                                <w:rPr>
                                  <w:rFonts w:ascii="Times New Roman" w:hAnsi="Times New Roman" w:cs="Times New Roman"/>
                                  <w:b/>
                                  <w:bCs/>
                                  <w:i w:val="0"/>
                                  <w:iCs w:val="0"/>
                                  <w:color w:val="auto"/>
                                  <w:sz w:val="22"/>
                                  <w:szCs w:val="22"/>
                                </w:rPr>
                                <w:t>resources required to run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17555" id="_x0000_t202" coordsize="21600,21600" o:spt="202" path="m,l,21600r21600,l21600,xe">
                  <v:stroke joinstyle="miter"/>
                  <v:path gradientshapeok="t" o:connecttype="rect"/>
                </v:shapetype>
                <v:shape id="Text Box 12" o:spid="_x0000_s1026" type="#_x0000_t202" style="position:absolute;left:0;text-align:left;margin-left:175.3pt;margin-top:-5.65pt;width:237.4pt;height:13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" stroked="f">
                  <v:textbox inset="0,0,0,0">
                    <w:txbxContent>
                      <w:p w14:paraId="51F401E4" w14:textId="2401A6E8" w:rsidR="00B33A26" w:rsidRPr="004B754B" w:rsidRDefault="00B33A26" w:rsidP="004B754B">
                        <w:pPr>
                          <w:pStyle w:val="Caption"/>
                          <w:rPr>
                            <w:rFonts w:ascii="Times New Roman" w:hAnsi="Times New Roman" w:cs="Times New Roman"/>
                            <w:b/>
                            <w:bCs/>
                            <w:i w:val="0"/>
                            <w:iCs w:val="0"/>
                            <w:noProof/>
                            <w:color w:val="auto"/>
                            <w:sz w:val="32"/>
                            <w:szCs w:val="32"/>
                          </w:rPr>
                        </w:pPr>
                        <w:del w:id="183" w:author="David Rosenberg" w:date="2020-01-05T21:09:00Z">
                          <w:r w:rsidRPr="004B754B" w:rsidDel="00511E58">
                            <w:rPr>
                              <w:rFonts w:ascii="Times New Roman" w:hAnsi="Times New Roman" w:cs="Times New Roman"/>
                              <w:b/>
                              <w:bCs/>
                              <w:i w:val="0"/>
                              <w:iCs w:val="0"/>
                              <w:color w:val="auto"/>
                              <w:sz w:val="22"/>
                              <w:szCs w:val="22"/>
                            </w:rPr>
                            <w:delText xml:space="preserve">Figure </w:delText>
                          </w:r>
                          <w:r w:rsidRPr="004B754B" w:rsidDel="00511E58">
                            <w:rPr>
                              <w:rFonts w:ascii="Times New Roman" w:hAnsi="Times New Roman" w:cs="Times New Roman"/>
                              <w:b/>
                              <w:bCs/>
                              <w:i w:val="0"/>
                              <w:iCs w:val="0"/>
                              <w:color w:val="auto"/>
                              <w:sz w:val="22"/>
                              <w:szCs w:val="22"/>
                            </w:rPr>
                            <w:fldChar w:fldCharType="begin"/>
                          </w:r>
                          <w:r w:rsidRPr="004B754B" w:rsidDel="00511E58">
                            <w:rPr>
                              <w:rFonts w:ascii="Times New Roman" w:hAnsi="Times New Roman" w:cs="Times New Roman"/>
                              <w:b/>
                              <w:bCs/>
                              <w:i w:val="0"/>
                              <w:iCs w:val="0"/>
                              <w:color w:val="auto"/>
                              <w:sz w:val="22"/>
                              <w:szCs w:val="22"/>
                            </w:rPr>
                            <w:delInstrText xml:space="preserve"> SEQ Figure \* ARABIC </w:delInstrText>
                          </w:r>
                          <w:r w:rsidRPr="004B754B" w:rsidDel="00511E58">
                            <w:rPr>
                              <w:rFonts w:ascii="Times New Roman" w:hAnsi="Times New Roman" w:cs="Times New Roman"/>
                              <w:b/>
                              <w:bCs/>
                              <w:i w:val="0"/>
                              <w:iCs w:val="0"/>
                              <w:color w:val="auto"/>
                              <w:sz w:val="22"/>
                              <w:szCs w:val="22"/>
                            </w:rPr>
                            <w:fldChar w:fldCharType="separate"/>
                          </w:r>
                          <w:r w:rsidDel="00511E58">
                            <w:rPr>
                              <w:rFonts w:ascii="Times New Roman" w:hAnsi="Times New Roman" w:cs="Times New Roman"/>
                              <w:b/>
                              <w:bCs/>
                              <w:i w:val="0"/>
                              <w:iCs w:val="0"/>
                              <w:noProof/>
                              <w:color w:val="auto"/>
                              <w:sz w:val="22"/>
                              <w:szCs w:val="22"/>
                            </w:rPr>
                            <w:delText>1</w:delText>
                          </w:r>
                          <w:r w:rsidRPr="004B754B" w:rsidDel="00511E58">
                            <w:rPr>
                              <w:rFonts w:ascii="Times New Roman" w:hAnsi="Times New Roman" w:cs="Times New Roman"/>
                              <w:b/>
                              <w:bCs/>
                              <w:i w:val="0"/>
                              <w:iCs w:val="0"/>
                              <w:color w:val="auto"/>
                              <w:sz w:val="22"/>
                              <w:szCs w:val="22"/>
                            </w:rPr>
                            <w:fldChar w:fldCharType="end"/>
                          </w:r>
                          <w:r w:rsidRPr="004B754B" w:rsidDel="00511E58">
                            <w:rPr>
                              <w:rFonts w:ascii="Times New Roman" w:hAnsi="Times New Roman" w:cs="Times New Roman"/>
                              <w:b/>
                              <w:bCs/>
                              <w:i w:val="0"/>
                              <w:iCs w:val="0"/>
                              <w:color w:val="auto"/>
                              <w:sz w:val="22"/>
                              <w:szCs w:val="22"/>
                            </w:rPr>
                            <w:delText xml:space="preserve"> Model schematic showing steps and </w:delText>
                          </w:r>
                        </w:del>
                        <w:r w:rsidRPr="004B754B">
                          <w:rPr>
                            <w:rFonts w:ascii="Times New Roman" w:hAnsi="Times New Roman" w:cs="Times New Roman"/>
                            <w:b/>
                            <w:bCs/>
                            <w:i w:val="0"/>
                            <w:iCs w:val="0"/>
                            <w:color w:val="auto"/>
                            <w:sz w:val="22"/>
                            <w:szCs w:val="22"/>
                          </w:rPr>
                          <w:t>resources required to run simulation</w:t>
                        </w:r>
                      </w:p>
                    </w:txbxContent>
                  </v:textbox>
                  <w10:wrap type="square" anchorx="margin" anchory="margin"/>
                </v:shape>
              </w:pict>
            </mc:Fallback>
          </mc:AlternateContent>
        </w:r>
      </w:del>
      <w:commentRangeStart w:id="184"/>
      <w:del w:id="185" w:author="David Rosenberg" w:date="2020-01-05T21:23:00Z">
        <w:r w:rsidR="001A04D6" w:rsidDel="00AF77DA">
          <w:rPr>
            <w:rFonts w:ascii="Times New Roman" w:hAnsi="Times New Roman" w:cs="Times New Roman"/>
            <w:sz w:val="24"/>
            <w:szCs w:val="24"/>
          </w:rPr>
          <w:delText>In general, while comparing the observed energy generated amount with the modeled energy amount under different scenarios (</w:delText>
        </w:r>
        <w:r w:rsidR="00364FFB" w:rsidRPr="00364FFB" w:rsidDel="00AF77DA">
          <w:rPr>
            <w:rFonts w:ascii="Times New Roman" w:hAnsi="Times New Roman" w:cs="Times New Roman"/>
            <w:sz w:val="24"/>
            <w:szCs w:val="24"/>
          </w:rPr>
          <w:fldChar w:fldCharType="begin"/>
        </w:r>
        <w:r w:rsidR="00364FFB" w:rsidRPr="00364FFB" w:rsidDel="00AF77DA">
          <w:rPr>
            <w:rFonts w:ascii="Times New Roman" w:hAnsi="Times New Roman" w:cs="Times New Roman"/>
            <w:sz w:val="24"/>
            <w:szCs w:val="24"/>
          </w:rPr>
          <w:delInstrText xml:space="preserve"> REF _Ref28092904 \h  \* MERGEFORMAT </w:delInstrText>
        </w:r>
        <w:r w:rsidR="00364FFB" w:rsidRPr="00364FFB" w:rsidDel="00AF77DA">
          <w:rPr>
            <w:rFonts w:ascii="Times New Roman" w:hAnsi="Times New Roman" w:cs="Times New Roman"/>
            <w:sz w:val="24"/>
            <w:szCs w:val="24"/>
          </w:rPr>
        </w:r>
        <w:r w:rsidR="00364FFB" w:rsidRPr="00364FFB" w:rsidDel="00AF77DA">
          <w:rPr>
            <w:rFonts w:ascii="Times New Roman" w:hAnsi="Times New Roman" w:cs="Times New Roman"/>
            <w:sz w:val="24"/>
            <w:szCs w:val="24"/>
          </w:rPr>
          <w:fldChar w:fldCharType="separate"/>
        </w:r>
        <w:r w:rsidR="00364FFB" w:rsidRPr="00364FFB" w:rsidDel="00AF77DA">
          <w:rPr>
            <w:rFonts w:ascii="Times New Roman" w:hAnsi="Times New Roman" w:cs="Times New Roman"/>
            <w:sz w:val="24"/>
            <w:szCs w:val="24"/>
          </w:rPr>
          <w:delText xml:space="preserve">Table </w:delText>
        </w:r>
        <w:r w:rsidR="00364FFB" w:rsidRPr="00364FFB" w:rsidDel="00AF77DA">
          <w:rPr>
            <w:rFonts w:ascii="Times New Roman" w:hAnsi="Times New Roman" w:cs="Times New Roman"/>
            <w:noProof/>
            <w:sz w:val="24"/>
            <w:szCs w:val="24"/>
          </w:rPr>
          <w:delText>2</w:delText>
        </w:r>
        <w:r w:rsidR="00364FFB" w:rsidRPr="00364FFB" w:rsidDel="00AF77DA">
          <w:rPr>
            <w:rFonts w:ascii="Times New Roman" w:hAnsi="Times New Roman" w:cs="Times New Roman"/>
            <w:sz w:val="24"/>
            <w:szCs w:val="24"/>
          </w:rPr>
          <w:fldChar w:fldCharType="end"/>
        </w:r>
        <w:r w:rsidR="00364FFB" w:rsidRPr="00364FFB" w:rsidDel="00AF77DA">
          <w:rPr>
            <w:rFonts w:ascii="Times New Roman" w:hAnsi="Times New Roman" w:cs="Times New Roman"/>
            <w:sz w:val="24"/>
            <w:szCs w:val="24"/>
          </w:rPr>
          <w:delText xml:space="preserve"> and </w:delText>
        </w:r>
        <w:r w:rsidR="00364FFB" w:rsidRPr="00364FFB" w:rsidDel="00AF77DA">
          <w:rPr>
            <w:rFonts w:ascii="Times New Roman" w:hAnsi="Times New Roman" w:cs="Times New Roman"/>
            <w:sz w:val="24"/>
            <w:szCs w:val="24"/>
          </w:rPr>
          <w:fldChar w:fldCharType="begin"/>
        </w:r>
        <w:r w:rsidR="00364FFB" w:rsidRPr="00364FFB" w:rsidDel="00AF77DA">
          <w:rPr>
            <w:rFonts w:ascii="Times New Roman" w:hAnsi="Times New Roman" w:cs="Times New Roman"/>
            <w:sz w:val="24"/>
            <w:szCs w:val="24"/>
          </w:rPr>
          <w:delInstrText xml:space="preserve"> REF _Ref28092908 \h  \* MERGEFORMAT </w:delInstrText>
        </w:r>
        <w:r w:rsidR="00364FFB" w:rsidRPr="00364FFB" w:rsidDel="00AF77DA">
          <w:rPr>
            <w:rFonts w:ascii="Times New Roman" w:hAnsi="Times New Roman" w:cs="Times New Roman"/>
            <w:sz w:val="24"/>
            <w:szCs w:val="24"/>
          </w:rPr>
        </w:r>
        <w:r w:rsidR="00364FFB" w:rsidRPr="00364FFB" w:rsidDel="00AF77DA">
          <w:rPr>
            <w:rFonts w:ascii="Times New Roman" w:hAnsi="Times New Roman" w:cs="Times New Roman"/>
            <w:sz w:val="24"/>
            <w:szCs w:val="24"/>
          </w:rPr>
          <w:fldChar w:fldCharType="separate"/>
        </w:r>
        <w:r w:rsidR="00364FFB" w:rsidRPr="00364FFB" w:rsidDel="00AF77DA">
          <w:rPr>
            <w:rFonts w:ascii="Times New Roman" w:hAnsi="Times New Roman" w:cs="Times New Roman"/>
            <w:sz w:val="24"/>
            <w:szCs w:val="24"/>
          </w:rPr>
          <w:delText>Table 3</w:delText>
        </w:r>
        <w:r w:rsidR="00364FFB" w:rsidRPr="00364FFB" w:rsidDel="00AF77DA">
          <w:rPr>
            <w:rFonts w:ascii="Times New Roman" w:hAnsi="Times New Roman" w:cs="Times New Roman"/>
            <w:sz w:val="24"/>
            <w:szCs w:val="24"/>
          </w:rPr>
          <w:fldChar w:fldCharType="end"/>
        </w:r>
        <w:r w:rsidR="001A04D6" w:rsidDel="00AF77DA">
          <w:rPr>
            <w:rFonts w:ascii="Times New Roman" w:hAnsi="Times New Roman" w:cs="Times New Roman"/>
            <w:sz w:val="24"/>
            <w:szCs w:val="24"/>
          </w:rPr>
          <w:delText>), it can be found that</w:delText>
        </w:r>
      </w:del>
      <w:del w:id="186" w:author="David Rosenberg" w:date="2020-01-05T21:27:00Z">
        <w:r w:rsidR="001A04D6" w:rsidDel="005A68F3">
          <w:rPr>
            <w:rFonts w:ascii="Times New Roman" w:hAnsi="Times New Roman" w:cs="Times New Roman"/>
            <w:sz w:val="24"/>
            <w:szCs w:val="24"/>
          </w:rPr>
          <w:delText xml:space="preserve"> the modeled amount is greater than the observed amount. </w:delText>
        </w:r>
      </w:del>
      <w:del w:id="187" w:author="David Rosenberg" w:date="2020-01-05T21:25:00Z">
        <w:r w:rsidR="003E3330" w:rsidDel="00AF77DA">
          <w:rPr>
            <w:rFonts w:ascii="Times New Roman" w:hAnsi="Times New Roman" w:cs="Times New Roman"/>
            <w:sz w:val="24"/>
            <w:szCs w:val="24"/>
          </w:rPr>
          <w:delText xml:space="preserve">The deviation is an </w:delText>
        </w:r>
        <w:commentRangeStart w:id="188"/>
        <w:r w:rsidR="003E3330" w:rsidDel="00AF77DA">
          <w:rPr>
            <w:rFonts w:ascii="Times New Roman" w:hAnsi="Times New Roman" w:cs="Times New Roman"/>
            <w:sz w:val="24"/>
            <w:szCs w:val="24"/>
          </w:rPr>
          <w:delText xml:space="preserve">offshoot of the hydropower </w:delText>
        </w:r>
        <w:r w:rsidR="003E3330" w:rsidDel="00AF77DA">
          <w:rPr>
            <w:rFonts w:ascii="Times New Roman" w:hAnsi="Times New Roman" w:cs="Times New Roman"/>
            <w:sz w:val="24"/>
            <w:szCs w:val="24"/>
          </w:rPr>
          <w:lastRenderedPageBreak/>
          <w:delText>generation formula provided by WAPA</w:delText>
        </w:r>
        <w:commentRangeEnd w:id="188"/>
        <w:r w:rsidDel="00AF77DA">
          <w:rPr>
            <w:rStyle w:val="CommentReference"/>
          </w:rPr>
          <w:commentReference w:id="188"/>
        </w:r>
        <w:r w:rsidR="003E3330" w:rsidDel="00AF77DA">
          <w:rPr>
            <w:rFonts w:ascii="Times New Roman" w:hAnsi="Times New Roman" w:cs="Times New Roman"/>
            <w:sz w:val="24"/>
            <w:szCs w:val="24"/>
          </w:rPr>
          <w:delText xml:space="preserve">. </w:delText>
        </w:r>
      </w:del>
      <w:del w:id="189" w:author="David Rosenberg" w:date="2020-01-05T21:06:00Z">
        <w:r w:rsidR="003E3330" w:rsidDel="00511E58">
          <w:rPr>
            <w:rFonts w:ascii="Times New Roman" w:hAnsi="Times New Roman" w:cs="Times New Roman"/>
            <w:sz w:val="24"/>
            <w:szCs w:val="24"/>
          </w:rPr>
          <w:delText xml:space="preserve">Also, the hydropower revenue generated value is dependent on the hourly power information provided by WAPA. </w:delText>
        </w:r>
        <w:r w:rsidR="000B5A5D" w:rsidDel="00511E58">
          <w:rPr>
            <w:rFonts w:ascii="Times New Roman" w:hAnsi="Times New Roman" w:cs="Times New Roman"/>
            <w:sz w:val="24"/>
            <w:szCs w:val="24"/>
          </w:rPr>
          <w:delText xml:space="preserve">Since this is an ongoing study, hence, </w:delText>
        </w:r>
        <w:r w:rsidR="000B5A5D" w:rsidRPr="005B65B1" w:rsidDel="00511E58">
          <w:rPr>
            <w:rFonts w:ascii="Times New Roman" w:hAnsi="Times New Roman" w:cs="Times New Roman"/>
            <w:sz w:val="24"/>
            <w:szCs w:val="24"/>
          </w:rPr>
          <w:delText>materials will be updated over time based on work with GCMRC, WAPA, and others</w:delText>
        </w:r>
        <w:r w:rsidR="000B5A5D" w:rsidDel="00511E58">
          <w:rPr>
            <w:rFonts w:ascii="Times New Roman" w:hAnsi="Times New Roman" w:cs="Times New Roman"/>
            <w:sz w:val="24"/>
            <w:szCs w:val="24"/>
          </w:rPr>
          <w:delText xml:space="preserve">. </w:delText>
        </w:r>
      </w:del>
      <w:del w:id="190" w:author="David Rosenberg" w:date="2020-01-05T21:08:00Z">
        <w:r w:rsidR="000B5A5D" w:rsidDel="00511E58">
          <w:rPr>
            <w:rFonts w:ascii="Times New Roman" w:hAnsi="Times New Roman" w:cs="Times New Roman"/>
            <w:sz w:val="24"/>
            <w:szCs w:val="24"/>
          </w:rPr>
          <w:delText xml:space="preserve">Still, </w:delText>
        </w:r>
        <w:commentRangeStart w:id="191"/>
        <w:r w:rsidR="000B5A5D" w:rsidDel="00511E58">
          <w:rPr>
            <w:rFonts w:ascii="Times New Roman" w:hAnsi="Times New Roman" w:cs="Times New Roman"/>
            <w:sz w:val="24"/>
            <w:szCs w:val="24"/>
          </w:rPr>
          <w:delText xml:space="preserve">the numbers </w:delText>
        </w:r>
      </w:del>
      <w:commentRangeEnd w:id="191"/>
      <w:del w:id="192" w:author="David Rosenberg" w:date="2020-01-05T21:20:00Z">
        <w:r w:rsidDel="00AF77DA">
          <w:rPr>
            <w:rStyle w:val="CommentReference"/>
          </w:rPr>
          <w:commentReference w:id="191"/>
        </w:r>
      </w:del>
      <w:del w:id="193" w:author="David Rosenberg" w:date="2020-01-05T21:08:00Z">
        <w:r w:rsidR="000B5A5D" w:rsidDel="00511E58">
          <w:rPr>
            <w:rFonts w:ascii="Times New Roman" w:hAnsi="Times New Roman" w:cs="Times New Roman"/>
            <w:sz w:val="24"/>
            <w:szCs w:val="24"/>
          </w:rPr>
          <w:delText xml:space="preserve">found from validation </w:delText>
        </w:r>
        <w:r w:rsidR="00BB6377" w:rsidDel="00511E58">
          <w:rPr>
            <w:rFonts w:ascii="Times New Roman" w:hAnsi="Times New Roman" w:cs="Times New Roman"/>
            <w:sz w:val="24"/>
            <w:szCs w:val="24"/>
          </w:rPr>
          <w:delText>runs (</w:delText>
        </w:r>
        <w:r w:rsidR="000B5A5D" w:rsidDel="00511E58">
          <w:rPr>
            <w:rFonts w:ascii="Times New Roman" w:hAnsi="Times New Roman" w:cs="Times New Roman"/>
            <w:sz w:val="24"/>
            <w:szCs w:val="24"/>
          </w:rPr>
          <w:delText xml:space="preserve">presented in </w:delText>
        </w:r>
        <w:r w:rsidR="00364FFB" w:rsidRPr="00364FFB" w:rsidDel="00511E58">
          <w:rPr>
            <w:rFonts w:ascii="Times New Roman" w:hAnsi="Times New Roman" w:cs="Times New Roman"/>
            <w:sz w:val="24"/>
            <w:szCs w:val="24"/>
          </w:rPr>
          <w:fldChar w:fldCharType="begin"/>
        </w:r>
        <w:r w:rsidR="00364FFB" w:rsidRPr="00364FFB" w:rsidDel="00511E58">
          <w:rPr>
            <w:rFonts w:ascii="Times New Roman" w:hAnsi="Times New Roman" w:cs="Times New Roman"/>
            <w:sz w:val="24"/>
            <w:szCs w:val="24"/>
          </w:rPr>
          <w:delInstrText xml:space="preserve"> REF _Ref28092904 \h  \* MERGEFORMAT </w:delInstrText>
        </w:r>
        <w:r w:rsidR="00364FFB" w:rsidRPr="00364FFB" w:rsidDel="00511E58">
          <w:rPr>
            <w:rFonts w:ascii="Times New Roman" w:hAnsi="Times New Roman" w:cs="Times New Roman"/>
            <w:sz w:val="24"/>
            <w:szCs w:val="24"/>
          </w:rPr>
        </w:r>
        <w:r w:rsidR="00364FFB" w:rsidRPr="00364FFB" w:rsidDel="00511E58">
          <w:rPr>
            <w:rFonts w:ascii="Times New Roman" w:hAnsi="Times New Roman" w:cs="Times New Roman"/>
            <w:sz w:val="24"/>
            <w:szCs w:val="24"/>
          </w:rPr>
          <w:fldChar w:fldCharType="separate"/>
        </w:r>
        <w:r w:rsidR="00364FFB" w:rsidRPr="00364FFB" w:rsidDel="00511E58">
          <w:rPr>
            <w:rFonts w:ascii="Times New Roman" w:hAnsi="Times New Roman" w:cs="Times New Roman"/>
            <w:sz w:val="24"/>
            <w:szCs w:val="24"/>
          </w:rPr>
          <w:delText xml:space="preserve">Table </w:delText>
        </w:r>
        <w:r w:rsidR="00364FFB" w:rsidRPr="00364FFB" w:rsidDel="00511E58">
          <w:rPr>
            <w:rFonts w:ascii="Times New Roman" w:hAnsi="Times New Roman" w:cs="Times New Roman"/>
            <w:noProof/>
            <w:sz w:val="24"/>
            <w:szCs w:val="24"/>
          </w:rPr>
          <w:delText>2</w:delText>
        </w:r>
        <w:r w:rsidR="00364FFB" w:rsidRPr="00364FFB" w:rsidDel="00511E58">
          <w:rPr>
            <w:rFonts w:ascii="Times New Roman" w:hAnsi="Times New Roman" w:cs="Times New Roman"/>
            <w:sz w:val="24"/>
            <w:szCs w:val="24"/>
          </w:rPr>
          <w:fldChar w:fldCharType="end"/>
        </w:r>
        <w:r w:rsidR="00364FFB" w:rsidRPr="00364FFB" w:rsidDel="00511E58">
          <w:rPr>
            <w:rFonts w:ascii="Times New Roman" w:hAnsi="Times New Roman" w:cs="Times New Roman"/>
            <w:sz w:val="24"/>
            <w:szCs w:val="24"/>
          </w:rPr>
          <w:delText xml:space="preserve"> and </w:delText>
        </w:r>
        <w:r w:rsidR="00364FFB" w:rsidRPr="00364FFB" w:rsidDel="00511E58">
          <w:rPr>
            <w:rFonts w:ascii="Times New Roman" w:hAnsi="Times New Roman" w:cs="Times New Roman"/>
            <w:sz w:val="24"/>
            <w:szCs w:val="24"/>
          </w:rPr>
          <w:fldChar w:fldCharType="begin"/>
        </w:r>
        <w:r w:rsidR="00364FFB" w:rsidRPr="00364FFB" w:rsidDel="00511E58">
          <w:rPr>
            <w:rFonts w:ascii="Times New Roman" w:hAnsi="Times New Roman" w:cs="Times New Roman"/>
            <w:sz w:val="24"/>
            <w:szCs w:val="24"/>
          </w:rPr>
          <w:delInstrText xml:space="preserve"> REF _Ref28092908 \h  \* MERGEFORMAT </w:delInstrText>
        </w:r>
        <w:r w:rsidR="00364FFB" w:rsidRPr="00364FFB" w:rsidDel="00511E58">
          <w:rPr>
            <w:rFonts w:ascii="Times New Roman" w:hAnsi="Times New Roman" w:cs="Times New Roman"/>
            <w:sz w:val="24"/>
            <w:szCs w:val="24"/>
          </w:rPr>
        </w:r>
        <w:r w:rsidR="00364FFB" w:rsidRPr="00364FFB" w:rsidDel="00511E58">
          <w:rPr>
            <w:rFonts w:ascii="Times New Roman" w:hAnsi="Times New Roman" w:cs="Times New Roman"/>
            <w:sz w:val="24"/>
            <w:szCs w:val="24"/>
          </w:rPr>
          <w:fldChar w:fldCharType="separate"/>
        </w:r>
        <w:r w:rsidR="00364FFB" w:rsidRPr="00364FFB" w:rsidDel="00511E58">
          <w:rPr>
            <w:rFonts w:ascii="Times New Roman" w:hAnsi="Times New Roman" w:cs="Times New Roman"/>
            <w:sz w:val="24"/>
            <w:szCs w:val="24"/>
          </w:rPr>
          <w:delText>Table 3</w:delText>
        </w:r>
        <w:r w:rsidR="00364FFB" w:rsidRPr="00364FFB" w:rsidDel="00511E58">
          <w:rPr>
            <w:rFonts w:ascii="Times New Roman" w:hAnsi="Times New Roman" w:cs="Times New Roman"/>
            <w:sz w:val="24"/>
            <w:szCs w:val="24"/>
          </w:rPr>
          <w:fldChar w:fldCharType="end"/>
        </w:r>
        <w:r w:rsidR="000B5A5D" w:rsidDel="00511E58">
          <w:rPr>
            <w:rFonts w:ascii="Times New Roman" w:hAnsi="Times New Roman" w:cs="Times New Roman"/>
            <w:sz w:val="24"/>
            <w:szCs w:val="24"/>
          </w:rPr>
          <w:delText>)</w:delText>
        </w:r>
      </w:del>
      <w:del w:id="194" w:author="David Rosenberg" w:date="2020-01-05T21:20:00Z">
        <w:r w:rsidR="000B5A5D" w:rsidDel="00AF77DA">
          <w:rPr>
            <w:rFonts w:ascii="Times New Roman" w:hAnsi="Times New Roman" w:cs="Times New Roman"/>
            <w:sz w:val="24"/>
            <w:szCs w:val="24"/>
          </w:rPr>
          <w:delText xml:space="preserve"> are </w:delText>
        </w:r>
      </w:del>
      <w:del w:id="195" w:author="David Rosenberg" w:date="2020-01-05T21:08:00Z">
        <w:r w:rsidR="00454B84" w:rsidDel="00511E58">
          <w:rPr>
            <w:rFonts w:ascii="Times New Roman" w:hAnsi="Times New Roman" w:cs="Times New Roman"/>
            <w:sz w:val="24"/>
            <w:szCs w:val="24"/>
          </w:rPr>
          <w:delText xml:space="preserve">convincing since they are </w:delText>
        </w:r>
      </w:del>
      <w:del w:id="196" w:author="David Rosenberg" w:date="2020-01-05T21:20:00Z">
        <w:r w:rsidR="00454B84" w:rsidDel="00AF77DA">
          <w:rPr>
            <w:rFonts w:ascii="Times New Roman" w:hAnsi="Times New Roman" w:cs="Times New Roman"/>
            <w:sz w:val="24"/>
            <w:szCs w:val="24"/>
          </w:rPr>
          <w:delText>near to the observed values</w:delText>
        </w:r>
      </w:del>
      <w:del w:id="197" w:author="David Rosenberg" w:date="2020-01-05T21:07:00Z">
        <w:r w:rsidR="00A649DB" w:rsidDel="00511E58">
          <w:rPr>
            <w:rFonts w:ascii="Times New Roman" w:hAnsi="Times New Roman" w:cs="Times New Roman"/>
            <w:sz w:val="24"/>
            <w:szCs w:val="24"/>
          </w:rPr>
          <w:delText>;</w:delText>
        </w:r>
        <w:r w:rsidR="00454B84" w:rsidDel="00511E58">
          <w:rPr>
            <w:rFonts w:ascii="Times New Roman" w:hAnsi="Times New Roman" w:cs="Times New Roman"/>
            <w:sz w:val="24"/>
            <w:szCs w:val="24"/>
          </w:rPr>
          <w:delText xml:space="preserve"> proving the authenticity of the methodology used</w:delText>
        </w:r>
      </w:del>
      <w:r w:rsidR="00454B84">
        <w:rPr>
          <w:rFonts w:ascii="Times New Roman" w:hAnsi="Times New Roman" w:cs="Times New Roman"/>
          <w:sz w:val="24"/>
          <w:szCs w:val="24"/>
        </w:rPr>
        <w:t>.</w:t>
      </w:r>
      <w:commentRangeEnd w:id="184"/>
      <w:r>
        <w:rPr>
          <w:rStyle w:val="CommentReference"/>
        </w:rPr>
        <w:commentReference w:id="184"/>
      </w:r>
    </w:p>
    <w:p w14:paraId="7537E660" w14:textId="7CE94BD2" w:rsidR="007E687F" w:rsidRPr="00364FFB" w:rsidRDefault="007E687F" w:rsidP="00364FFB">
      <w:pPr>
        <w:pStyle w:val="Caption"/>
        <w:keepNext/>
        <w:spacing w:after="160"/>
        <w:jc w:val="both"/>
        <w:rPr>
          <w:rFonts w:ascii="Times New Roman" w:hAnsi="Times New Roman" w:cs="Times New Roman"/>
          <w:b/>
          <w:bCs/>
          <w:i w:val="0"/>
          <w:iCs w:val="0"/>
          <w:color w:val="auto"/>
          <w:sz w:val="24"/>
          <w:szCs w:val="24"/>
        </w:rPr>
      </w:pPr>
      <w:bookmarkStart w:id="198" w:name="_Ref28092904"/>
      <w:bookmarkStart w:id="199" w:name="_Ref28092897"/>
      <w:r w:rsidRPr="00364FFB">
        <w:rPr>
          <w:rFonts w:ascii="Times New Roman" w:hAnsi="Times New Roman" w:cs="Times New Roman"/>
          <w:b/>
          <w:bCs/>
          <w:i w:val="0"/>
          <w:iCs w:val="0"/>
          <w:color w:val="auto"/>
          <w:sz w:val="24"/>
          <w:szCs w:val="24"/>
        </w:rPr>
        <w:t xml:space="preserve">Table </w:t>
      </w:r>
      <w:r w:rsidRPr="00364FFB">
        <w:rPr>
          <w:rFonts w:ascii="Times New Roman" w:hAnsi="Times New Roman" w:cs="Times New Roman"/>
          <w:b/>
          <w:bCs/>
          <w:i w:val="0"/>
          <w:iCs w:val="0"/>
          <w:color w:val="auto"/>
          <w:sz w:val="24"/>
          <w:szCs w:val="24"/>
        </w:rPr>
        <w:fldChar w:fldCharType="begin"/>
      </w:r>
      <w:r w:rsidRPr="00364FFB">
        <w:rPr>
          <w:rFonts w:ascii="Times New Roman" w:hAnsi="Times New Roman" w:cs="Times New Roman"/>
          <w:b/>
          <w:bCs/>
          <w:i w:val="0"/>
          <w:iCs w:val="0"/>
          <w:color w:val="auto"/>
          <w:sz w:val="24"/>
          <w:szCs w:val="24"/>
        </w:rPr>
        <w:instrText xml:space="preserve"> SEQ Table \* ARABIC </w:instrText>
      </w:r>
      <w:r w:rsidRPr="00364FFB">
        <w:rPr>
          <w:rFonts w:ascii="Times New Roman" w:hAnsi="Times New Roman" w:cs="Times New Roman"/>
          <w:b/>
          <w:bCs/>
          <w:i w:val="0"/>
          <w:iCs w:val="0"/>
          <w:color w:val="auto"/>
          <w:sz w:val="24"/>
          <w:szCs w:val="24"/>
        </w:rPr>
        <w:fldChar w:fldCharType="separate"/>
      </w:r>
      <w:r w:rsidR="009F65CC">
        <w:rPr>
          <w:rFonts w:ascii="Times New Roman" w:hAnsi="Times New Roman" w:cs="Times New Roman"/>
          <w:b/>
          <w:bCs/>
          <w:i w:val="0"/>
          <w:iCs w:val="0"/>
          <w:noProof/>
          <w:color w:val="auto"/>
          <w:sz w:val="24"/>
          <w:szCs w:val="24"/>
        </w:rPr>
        <w:t>2</w:t>
      </w:r>
      <w:r w:rsidRPr="00364FFB">
        <w:rPr>
          <w:rFonts w:ascii="Times New Roman" w:hAnsi="Times New Roman" w:cs="Times New Roman"/>
          <w:b/>
          <w:bCs/>
          <w:i w:val="0"/>
          <w:iCs w:val="0"/>
          <w:color w:val="auto"/>
          <w:sz w:val="24"/>
          <w:szCs w:val="24"/>
        </w:rPr>
        <w:fldChar w:fldCharType="end"/>
      </w:r>
      <w:bookmarkEnd w:id="198"/>
      <w:r w:rsidRPr="00364FFB">
        <w:rPr>
          <w:rFonts w:ascii="Times New Roman" w:hAnsi="Times New Roman" w:cs="Times New Roman"/>
          <w:b/>
          <w:bCs/>
          <w:i w:val="0"/>
          <w:iCs w:val="0"/>
          <w:color w:val="auto"/>
          <w:sz w:val="24"/>
          <w:szCs w:val="24"/>
        </w:rPr>
        <w:t xml:space="preserve"> Validation results </w:t>
      </w:r>
      <w:commentRangeStart w:id="200"/>
      <w:r w:rsidRPr="00364FFB">
        <w:rPr>
          <w:rFonts w:ascii="Times New Roman" w:hAnsi="Times New Roman" w:cs="Times New Roman"/>
          <w:b/>
          <w:bCs/>
          <w:i w:val="0"/>
          <w:iCs w:val="0"/>
          <w:color w:val="auto"/>
          <w:sz w:val="24"/>
          <w:szCs w:val="24"/>
        </w:rPr>
        <w:t>April-2018</w:t>
      </w:r>
      <w:bookmarkEnd w:id="199"/>
      <w:commentRangeEnd w:id="200"/>
      <w:r w:rsidR="00511E58">
        <w:rPr>
          <w:rStyle w:val="CommentReference"/>
          <w:i w:val="0"/>
          <w:iCs w:val="0"/>
          <w:color w:val="auto"/>
        </w:rPr>
        <w:commentReference w:id="200"/>
      </w:r>
    </w:p>
    <w:p w14:paraId="7C8DE995" w14:textId="77777777" w:rsidR="007E687F" w:rsidRDefault="007E687F" w:rsidP="007E687F">
      <w:pPr>
        <w:jc w:val="center"/>
        <w:rPr>
          <w:sz w:val="24"/>
          <w:szCs w:val="24"/>
        </w:rPr>
      </w:pPr>
      <w:r w:rsidRPr="00C47D97">
        <w:rPr>
          <w:noProof/>
        </w:rPr>
        <w:drawing>
          <wp:inline distT="0" distB="0" distL="0" distR="0" wp14:anchorId="39614807" wp14:editId="732AC281">
            <wp:extent cx="5715217" cy="32575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230" cy="3258127"/>
                    </a:xfrm>
                    <a:prstGeom prst="rect">
                      <a:avLst/>
                    </a:prstGeom>
                    <a:noFill/>
                    <a:ln>
                      <a:solidFill>
                        <a:schemeClr val="tx1"/>
                      </a:solidFill>
                    </a:ln>
                  </pic:spPr>
                </pic:pic>
              </a:graphicData>
            </a:graphic>
          </wp:inline>
        </w:drawing>
      </w:r>
    </w:p>
    <w:p w14:paraId="6B46EAF1" w14:textId="77777777" w:rsidR="007E687F" w:rsidRDefault="007E687F" w:rsidP="007E687F">
      <w:pPr>
        <w:rPr>
          <w:sz w:val="24"/>
          <w:szCs w:val="24"/>
        </w:rPr>
      </w:pPr>
    </w:p>
    <w:p w14:paraId="1AB01C75" w14:textId="29E3E947" w:rsidR="007E687F" w:rsidRPr="00364FFB" w:rsidRDefault="007E687F" w:rsidP="007E687F">
      <w:pPr>
        <w:pStyle w:val="Caption"/>
        <w:keepNext/>
        <w:jc w:val="both"/>
        <w:rPr>
          <w:rFonts w:ascii="Times New Roman" w:hAnsi="Times New Roman" w:cs="Times New Roman"/>
          <w:b/>
          <w:bCs/>
          <w:i w:val="0"/>
          <w:iCs w:val="0"/>
          <w:color w:val="auto"/>
          <w:sz w:val="24"/>
          <w:szCs w:val="24"/>
        </w:rPr>
      </w:pPr>
      <w:bookmarkStart w:id="201" w:name="_Ref28092908"/>
      <w:r w:rsidRPr="00364FFB">
        <w:rPr>
          <w:rFonts w:ascii="Times New Roman" w:hAnsi="Times New Roman" w:cs="Times New Roman"/>
          <w:b/>
          <w:bCs/>
          <w:i w:val="0"/>
          <w:iCs w:val="0"/>
          <w:color w:val="auto"/>
          <w:sz w:val="24"/>
          <w:szCs w:val="24"/>
        </w:rPr>
        <w:lastRenderedPageBreak/>
        <w:t xml:space="preserve">Table </w:t>
      </w:r>
      <w:r w:rsidRPr="00364FFB">
        <w:rPr>
          <w:rFonts w:ascii="Times New Roman" w:hAnsi="Times New Roman" w:cs="Times New Roman"/>
          <w:b/>
          <w:bCs/>
          <w:i w:val="0"/>
          <w:iCs w:val="0"/>
          <w:color w:val="auto"/>
          <w:sz w:val="24"/>
          <w:szCs w:val="24"/>
        </w:rPr>
        <w:fldChar w:fldCharType="begin"/>
      </w:r>
      <w:r w:rsidRPr="00364FFB">
        <w:rPr>
          <w:rFonts w:ascii="Times New Roman" w:hAnsi="Times New Roman" w:cs="Times New Roman"/>
          <w:b/>
          <w:bCs/>
          <w:i w:val="0"/>
          <w:iCs w:val="0"/>
          <w:color w:val="auto"/>
          <w:sz w:val="24"/>
          <w:szCs w:val="24"/>
        </w:rPr>
        <w:instrText xml:space="preserve"> SEQ Table \* ARABIC </w:instrText>
      </w:r>
      <w:r w:rsidRPr="00364FFB">
        <w:rPr>
          <w:rFonts w:ascii="Times New Roman" w:hAnsi="Times New Roman" w:cs="Times New Roman"/>
          <w:b/>
          <w:bCs/>
          <w:i w:val="0"/>
          <w:iCs w:val="0"/>
          <w:color w:val="auto"/>
          <w:sz w:val="24"/>
          <w:szCs w:val="24"/>
        </w:rPr>
        <w:fldChar w:fldCharType="separate"/>
      </w:r>
      <w:r w:rsidR="009F65CC">
        <w:rPr>
          <w:rFonts w:ascii="Times New Roman" w:hAnsi="Times New Roman" w:cs="Times New Roman"/>
          <w:b/>
          <w:bCs/>
          <w:i w:val="0"/>
          <w:iCs w:val="0"/>
          <w:noProof/>
          <w:color w:val="auto"/>
          <w:sz w:val="24"/>
          <w:szCs w:val="24"/>
        </w:rPr>
        <w:t>3</w:t>
      </w:r>
      <w:r w:rsidRPr="00364FFB">
        <w:rPr>
          <w:rFonts w:ascii="Times New Roman" w:hAnsi="Times New Roman" w:cs="Times New Roman"/>
          <w:b/>
          <w:bCs/>
          <w:i w:val="0"/>
          <w:iCs w:val="0"/>
          <w:color w:val="auto"/>
          <w:sz w:val="24"/>
          <w:szCs w:val="24"/>
        </w:rPr>
        <w:fldChar w:fldCharType="end"/>
      </w:r>
      <w:bookmarkEnd w:id="201"/>
      <w:r w:rsidRPr="00364FFB">
        <w:rPr>
          <w:rFonts w:ascii="Times New Roman" w:hAnsi="Times New Roman" w:cs="Times New Roman"/>
          <w:b/>
          <w:bCs/>
          <w:i w:val="0"/>
          <w:iCs w:val="0"/>
          <w:color w:val="auto"/>
          <w:sz w:val="24"/>
          <w:szCs w:val="24"/>
        </w:rPr>
        <w:t xml:space="preserve"> Validation results June 2018</w:t>
      </w:r>
    </w:p>
    <w:p w14:paraId="6B879633" w14:textId="6D100721" w:rsidR="00D7290B" w:rsidRDefault="007E687F" w:rsidP="00A31D9A">
      <w:pPr>
        <w:jc w:val="center"/>
        <w:rPr>
          <w:sz w:val="24"/>
          <w:szCs w:val="24"/>
        </w:rPr>
      </w:pPr>
      <w:r w:rsidRPr="00DD7CE7">
        <w:rPr>
          <w:noProof/>
        </w:rPr>
        <w:drawing>
          <wp:inline distT="0" distB="0" distL="0" distR="0" wp14:anchorId="1323E1D3" wp14:editId="185180D4">
            <wp:extent cx="5619750" cy="3272709"/>
            <wp:effectExtent l="19050" t="19050" r="19050" b="234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4191" cy="3298589"/>
                    </a:xfrm>
                    <a:prstGeom prst="rect">
                      <a:avLst/>
                    </a:prstGeom>
                    <a:noFill/>
                    <a:ln>
                      <a:solidFill>
                        <a:schemeClr val="tx1"/>
                      </a:solidFill>
                    </a:ln>
                  </pic:spPr>
                </pic:pic>
              </a:graphicData>
            </a:graphic>
          </wp:inline>
        </w:drawing>
      </w:r>
    </w:p>
    <w:p w14:paraId="3DF1AE22" w14:textId="43A2F8DF" w:rsidR="00E15B63" w:rsidDel="005A68F3" w:rsidRDefault="00100B78" w:rsidP="002C5ABD">
      <w:pPr>
        <w:ind w:firstLine="720"/>
        <w:jc w:val="both"/>
        <w:rPr>
          <w:del w:id="202" w:author="David Rosenberg" w:date="2020-01-05T21:28:00Z"/>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_Ref28367058 \h  \* MERGEFORMAT </w:instrText>
      </w:r>
      <w:r>
        <w:rPr>
          <w:rFonts w:ascii="Times New Roman" w:hAnsi="Times New Roman" w:cs="Times New Roman"/>
          <w:sz w:val="24"/>
          <w:szCs w:val="24"/>
        </w:rPr>
      </w:r>
      <w:del w:id="203" w:author="Moazzam Rind" w:date="2021-02-16T11:39:00Z">
        <w:r w:rsidDel="009F65CC">
          <w:rPr>
            <w:rFonts w:ascii="Times New Roman" w:hAnsi="Times New Roman" w:cs="Times New Roman"/>
            <w:sz w:val="24"/>
            <w:szCs w:val="24"/>
          </w:rPr>
          <w:fldChar w:fldCharType="separate"/>
        </w:r>
        <w:r w:rsidRPr="00100B78" w:rsidDel="009F65CC">
          <w:rPr>
            <w:rFonts w:ascii="Times New Roman" w:hAnsi="Times New Roman" w:cs="Times New Roman"/>
            <w:sz w:val="24"/>
            <w:szCs w:val="24"/>
          </w:rPr>
          <w:delText>Figure</w:delText>
        </w:r>
      </w:del>
      <w:ins w:id="204" w:author="David Rosenberg" w:date="2020-01-05T21:11:00Z">
        <w:del w:id="205" w:author="Moazzam Rind" w:date="2021-02-16T11:39:00Z">
          <w:r w:rsidR="00511E58" w:rsidDel="009F65CC">
            <w:rPr>
              <w:rFonts w:ascii="Times New Roman" w:hAnsi="Times New Roman" w:cs="Times New Roman"/>
              <w:sz w:val="24"/>
              <w:szCs w:val="24"/>
            </w:rPr>
            <w:delText>s</w:delText>
          </w:r>
        </w:del>
      </w:ins>
      <w:del w:id="206" w:author="Moazzam Rind" w:date="2021-02-16T11:39:00Z">
        <w:r w:rsidRPr="00100B78" w:rsidDel="009F65CC">
          <w:rPr>
            <w:rFonts w:ascii="Times New Roman" w:hAnsi="Times New Roman" w:cs="Times New Roman"/>
            <w:sz w:val="24"/>
            <w:szCs w:val="24"/>
          </w:rPr>
          <w:delText xml:space="preserve"> 2</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B3107">
        <w:rPr>
          <w:rFonts w:ascii="Times New Roman" w:hAnsi="Times New Roman" w:cs="Times New Roman"/>
          <w:sz w:val="24"/>
          <w:szCs w:val="24"/>
        </w:rPr>
        <w:t xml:space="preserve">and </w:t>
      </w:r>
      <w:del w:id="207" w:author="David Rosenberg" w:date="2020-01-05T21:11:00Z">
        <w:r w:rsidDel="00511E58">
          <w:rPr>
            <w:rFonts w:ascii="Times New Roman" w:hAnsi="Times New Roman" w:cs="Times New Roman"/>
            <w:sz w:val="24"/>
            <w:szCs w:val="24"/>
          </w:rPr>
          <w:fldChar w:fldCharType="begin"/>
        </w:r>
        <w:r w:rsidDel="00511E58">
          <w:rPr>
            <w:rFonts w:ascii="Times New Roman" w:hAnsi="Times New Roman" w:cs="Times New Roman"/>
            <w:sz w:val="24"/>
            <w:szCs w:val="24"/>
          </w:rPr>
          <w:delInstrText xml:space="preserve"> REF _Ref28367096 \h  \* MERGEFORMAT </w:delInstrText>
        </w:r>
        <w:r w:rsidDel="00511E58">
          <w:rPr>
            <w:rFonts w:ascii="Times New Roman" w:hAnsi="Times New Roman" w:cs="Times New Roman"/>
            <w:sz w:val="24"/>
            <w:szCs w:val="24"/>
          </w:rPr>
        </w:r>
        <w:r w:rsidDel="00511E58">
          <w:rPr>
            <w:rFonts w:ascii="Times New Roman" w:hAnsi="Times New Roman" w:cs="Times New Roman"/>
            <w:sz w:val="24"/>
            <w:szCs w:val="24"/>
          </w:rPr>
          <w:fldChar w:fldCharType="separate"/>
        </w:r>
        <w:r w:rsidRPr="00100B78" w:rsidDel="00511E58">
          <w:rPr>
            <w:rFonts w:ascii="Times New Roman" w:hAnsi="Times New Roman" w:cs="Times New Roman"/>
            <w:sz w:val="24"/>
            <w:szCs w:val="24"/>
          </w:rPr>
          <w:delText>Figure 3</w:delText>
        </w:r>
        <w:r w:rsidDel="00511E58">
          <w:rPr>
            <w:rFonts w:ascii="Times New Roman" w:hAnsi="Times New Roman" w:cs="Times New Roman"/>
            <w:sz w:val="24"/>
            <w:szCs w:val="24"/>
          </w:rPr>
          <w:fldChar w:fldCharType="end"/>
        </w:r>
        <w:r w:rsidDel="00511E58">
          <w:rPr>
            <w:rFonts w:ascii="Times New Roman" w:hAnsi="Times New Roman" w:cs="Times New Roman"/>
            <w:sz w:val="24"/>
            <w:szCs w:val="24"/>
          </w:rPr>
          <w:delText xml:space="preserve"> </w:delText>
        </w:r>
      </w:del>
      <w:ins w:id="208" w:author="David Rosenberg" w:date="2020-01-05T21:11:00Z">
        <w:r w:rsidR="00511E58">
          <w:rPr>
            <w:rFonts w:ascii="Times New Roman" w:hAnsi="Times New Roman" w:cs="Times New Roman"/>
            <w:sz w:val="24"/>
            <w:szCs w:val="24"/>
          </w:rPr>
          <w:t xml:space="preserve">3 </w:t>
        </w:r>
      </w:ins>
      <w:del w:id="209" w:author="David Rosenberg" w:date="2020-01-05T21:11:00Z">
        <w:r w:rsidR="00BB3107" w:rsidDel="00511E58">
          <w:rPr>
            <w:rFonts w:ascii="Times New Roman" w:hAnsi="Times New Roman" w:cs="Times New Roman"/>
            <w:sz w:val="24"/>
            <w:szCs w:val="24"/>
          </w:rPr>
          <w:delText>are presenting</w:delText>
        </w:r>
      </w:del>
      <w:ins w:id="210" w:author="David Rosenberg" w:date="2020-01-05T21:11:00Z">
        <w:r w:rsidR="00511E58">
          <w:rPr>
            <w:rFonts w:ascii="Times New Roman" w:hAnsi="Times New Roman" w:cs="Times New Roman"/>
            <w:sz w:val="24"/>
            <w:szCs w:val="24"/>
          </w:rPr>
          <w:t>show</w:t>
        </w:r>
      </w:ins>
      <w:r w:rsidR="00BB3107">
        <w:rPr>
          <w:rFonts w:ascii="Times New Roman" w:hAnsi="Times New Roman" w:cs="Times New Roman"/>
          <w:sz w:val="24"/>
          <w:szCs w:val="24"/>
        </w:rPr>
        <w:t xml:space="preserve"> the </w:t>
      </w:r>
      <w:ins w:id="211" w:author="David Rosenberg" w:date="2020-01-05T21:12:00Z">
        <w:r w:rsidR="00511E58">
          <w:rPr>
            <w:rFonts w:ascii="Times New Roman" w:hAnsi="Times New Roman" w:cs="Times New Roman"/>
            <w:sz w:val="24"/>
            <w:szCs w:val="24"/>
          </w:rPr>
          <w:t xml:space="preserve">time series of </w:t>
        </w:r>
      </w:ins>
      <w:r w:rsidR="00BB3107">
        <w:rPr>
          <w:rFonts w:ascii="Times New Roman" w:hAnsi="Times New Roman" w:cs="Times New Roman"/>
          <w:sz w:val="24"/>
          <w:szCs w:val="24"/>
        </w:rPr>
        <w:t>observed and simulated energy</w:t>
      </w:r>
      <w:ins w:id="212" w:author="David Rosenberg" w:date="2020-01-05T21:11:00Z">
        <w:r w:rsidR="00511E58">
          <w:rPr>
            <w:rFonts w:ascii="Times New Roman" w:hAnsi="Times New Roman" w:cs="Times New Roman"/>
            <w:sz w:val="24"/>
            <w:szCs w:val="24"/>
          </w:rPr>
          <w:t xml:space="preserve"> g</w:t>
        </w:r>
      </w:ins>
      <w:ins w:id="213" w:author="David Rosenberg" w:date="2020-01-05T21:12:00Z">
        <w:r w:rsidR="00511E58">
          <w:rPr>
            <w:rFonts w:ascii="Times New Roman" w:hAnsi="Times New Roman" w:cs="Times New Roman"/>
            <w:sz w:val="24"/>
            <w:szCs w:val="24"/>
          </w:rPr>
          <w:t>enerated</w:t>
        </w:r>
      </w:ins>
      <w:r w:rsidR="00BB3107">
        <w:rPr>
          <w:rFonts w:ascii="Times New Roman" w:hAnsi="Times New Roman" w:cs="Times New Roman"/>
          <w:sz w:val="24"/>
          <w:szCs w:val="24"/>
        </w:rPr>
        <w:t xml:space="preserve"> </w:t>
      </w:r>
      <w:del w:id="214" w:author="David Rosenberg" w:date="2020-01-05T21:12:00Z">
        <w:r w:rsidR="00BB3107" w:rsidDel="00511E58">
          <w:rPr>
            <w:rFonts w:ascii="Times New Roman" w:hAnsi="Times New Roman" w:cs="Times New Roman"/>
            <w:sz w:val="24"/>
            <w:szCs w:val="24"/>
          </w:rPr>
          <w:delText>time series plot under</w:delText>
        </w:r>
      </w:del>
      <w:del w:id="215" w:author="David Rosenberg" w:date="2020-01-05T21:26:00Z">
        <w:r w:rsidR="00BB3107" w:rsidDel="00AF77DA">
          <w:rPr>
            <w:rFonts w:ascii="Times New Roman" w:hAnsi="Times New Roman" w:cs="Times New Roman"/>
            <w:sz w:val="24"/>
            <w:szCs w:val="24"/>
          </w:rPr>
          <w:delText xml:space="preserve"> different </w:delText>
        </w:r>
      </w:del>
      <w:del w:id="216" w:author="David Rosenberg" w:date="2020-01-05T21:12:00Z">
        <w:r w:rsidR="00BB3107" w:rsidDel="00511E58">
          <w:rPr>
            <w:rFonts w:ascii="Times New Roman" w:hAnsi="Times New Roman" w:cs="Times New Roman"/>
            <w:sz w:val="24"/>
            <w:szCs w:val="24"/>
          </w:rPr>
          <w:delText>scenarios</w:delText>
        </w:r>
      </w:del>
      <w:del w:id="217" w:author="David Rosenberg" w:date="2020-01-05T21:26:00Z">
        <w:r w:rsidR="00BB3107" w:rsidDel="00AF77DA">
          <w:rPr>
            <w:rFonts w:ascii="Times New Roman" w:hAnsi="Times New Roman" w:cs="Times New Roman"/>
            <w:sz w:val="24"/>
            <w:szCs w:val="24"/>
          </w:rPr>
          <w:delText xml:space="preserve"> for</w:delText>
        </w:r>
      </w:del>
      <w:ins w:id="218" w:author="David Rosenberg" w:date="2020-01-05T21:26:00Z">
        <w:r w:rsidR="00AF77DA">
          <w:rPr>
            <w:rFonts w:ascii="Times New Roman" w:hAnsi="Times New Roman" w:cs="Times New Roman"/>
            <w:sz w:val="24"/>
            <w:szCs w:val="24"/>
          </w:rPr>
          <w:t>in</w:t>
        </w:r>
      </w:ins>
      <w:r w:rsidR="00BB3107">
        <w:rPr>
          <w:rFonts w:ascii="Times New Roman" w:hAnsi="Times New Roman" w:cs="Times New Roman"/>
          <w:sz w:val="24"/>
          <w:szCs w:val="24"/>
        </w:rPr>
        <w:t xml:space="preserve"> April and June 2018. </w:t>
      </w:r>
      <w:del w:id="219" w:author="David Rosenberg" w:date="2020-01-05T21:26:00Z">
        <w:r w:rsidR="00BB3107" w:rsidDel="005A68F3">
          <w:rPr>
            <w:rFonts w:ascii="Times New Roman" w:hAnsi="Times New Roman" w:cs="Times New Roman"/>
            <w:sz w:val="24"/>
            <w:szCs w:val="24"/>
          </w:rPr>
          <w:delText>While</w:delText>
        </w:r>
        <w:r w:rsidR="00E15B63" w:rsidDel="005A68F3">
          <w:rPr>
            <w:rFonts w:ascii="Times New Roman" w:hAnsi="Times New Roman" w:cs="Times New Roman"/>
            <w:sz w:val="24"/>
            <w:szCs w:val="24"/>
          </w:rPr>
          <w:delText>,</w:delText>
        </w:r>
        <w:r w:rsidR="002F02B9" w:rsidDel="005A68F3">
          <w:rPr>
            <w:rFonts w:ascii="Times New Roman" w:hAnsi="Times New Roman" w:cs="Times New Roman"/>
            <w:sz w:val="24"/>
            <w:szCs w:val="24"/>
          </w:rPr>
          <w:delText xml:space="preserve"> </w:delText>
        </w:r>
        <w:r w:rsidR="002F02B9" w:rsidRPr="002F02B9" w:rsidDel="005A68F3">
          <w:rPr>
            <w:rFonts w:ascii="Times New Roman" w:hAnsi="Times New Roman" w:cs="Times New Roman"/>
            <w:sz w:val="24"/>
            <w:szCs w:val="24"/>
          </w:rPr>
          <w:fldChar w:fldCharType="begin"/>
        </w:r>
        <w:r w:rsidR="002F02B9" w:rsidRPr="002F02B9" w:rsidDel="005A68F3">
          <w:rPr>
            <w:rFonts w:ascii="Times New Roman" w:hAnsi="Times New Roman" w:cs="Times New Roman"/>
            <w:sz w:val="24"/>
            <w:szCs w:val="24"/>
          </w:rPr>
          <w:delInstrText xml:space="preserve"> REF _Ref28369335 \h  \* MERGEFORMAT </w:delInstrText>
        </w:r>
        <w:r w:rsidR="002F02B9" w:rsidRPr="002F02B9" w:rsidDel="005A68F3">
          <w:rPr>
            <w:rFonts w:ascii="Times New Roman" w:hAnsi="Times New Roman" w:cs="Times New Roman"/>
            <w:sz w:val="24"/>
            <w:szCs w:val="24"/>
          </w:rPr>
        </w:r>
        <w:r w:rsidR="002F02B9" w:rsidRPr="002F02B9" w:rsidDel="005A68F3">
          <w:rPr>
            <w:rFonts w:ascii="Times New Roman" w:hAnsi="Times New Roman" w:cs="Times New Roman"/>
            <w:sz w:val="24"/>
            <w:szCs w:val="24"/>
          </w:rPr>
          <w:fldChar w:fldCharType="separate"/>
        </w:r>
        <w:r w:rsidR="002F02B9" w:rsidRPr="002F02B9" w:rsidDel="005A68F3">
          <w:rPr>
            <w:rFonts w:ascii="Times New Roman" w:hAnsi="Times New Roman" w:cs="Times New Roman"/>
            <w:sz w:val="24"/>
            <w:szCs w:val="24"/>
          </w:rPr>
          <w:delText xml:space="preserve">Figure </w:delText>
        </w:r>
        <w:r w:rsidR="002F02B9" w:rsidRPr="002F02B9" w:rsidDel="005A68F3">
          <w:rPr>
            <w:rFonts w:ascii="Times New Roman" w:hAnsi="Times New Roman" w:cs="Times New Roman"/>
            <w:noProof/>
            <w:sz w:val="24"/>
            <w:szCs w:val="24"/>
          </w:rPr>
          <w:delText>4</w:delText>
        </w:r>
        <w:r w:rsidR="002F02B9" w:rsidRPr="002F02B9" w:rsidDel="005A68F3">
          <w:rPr>
            <w:rFonts w:ascii="Times New Roman" w:hAnsi="Times New Roman" w:cs="Times New Roman"/>
            <w:sz w:val="24"/>
            <w:szCs w:val="24"/>
          </w:rPr>
          <w:fldChar w:fldCharType="end"/>
        </w:r>
        <w:r w:rsidR="002F02B9" w:rsidRPr="002F02B9" w:rsidDel="005A68F3">
          <w:rPr>
            <w:rFonts w:ascii="Times New Roman" w:hAnsi="Times New Roman" w:cs="Times New Roman"/>
            <w:sz w:val="24"/>
            <w:szCs w:val="24"/>
          </w:rPr>
          <w:delText xml:space="preserve"> </w:delText>
        </w:r>
        <w:r w:rsidR="002F02B9" w:rsidDel="005A68F3">
          <w:rPr>
            <w:rFonts w:ascii="Times New Roman" w:hAnsi="Times New Roman" w:cs="Times New Roman"/>
            <w:sz w:val="24"/>
            <w:szCs w:val="24"/>
          </w:rPr>
          <w:delText xml:space="preserve">and </w:delText>
        </w:r>
        <w:r w:rsidR="002F02B9" w:rsidDel="005A68F3">
          <w:rPr>
            <w:rFonts w:ascii="Times New Roman" w:hAnsi="Times New Roman" w:cs="Times New Roman"/>
            <w:sz w:val="24"/>
            <w:szCs w:val="24"/>
          </w:rPr>
          <w:fldChar w:fldCharType="begin"/>
        </w:r>
        <w:r w:rsidR="002F02B9" w:rsidDel="005A68F3">
          <w:rPr>
            <w:rFonts w:ascii="Times New Roman" w:hAnsi="Times New Roman" w:cs="Times New Roman"/>
            <w:sz w:val="24"/>
            <w:szCs w:val="24"/>
          </w:rPr>
          <w:delInstrText xml:space="preserve"> REF _Ref28369339 \h  \* MERGEFORMAT </w:delInstrText>
        </w:r>
        <w:r w:rsidR="002F02B9" w:rsidDel="005A68F3">
          <w:rPr>
            <w:rFonts w:ascii="Times New Roman" w:hAnsi="Times New Roman" w:cs="Times New Roman"/>
            <w:sz w:val="24"/>
            <w:szCs w:val="24"/>
          </w:rPr>
        </w:r>
        <w:r w:rsidR="002F02B9" w:rsidDel="005A68F3">
          <w:rPr>
            <w:rFonts w:ascii="Times New Roman" w:hAnsi="Times New Roman" w:cs="Times New Roman"/>
            <w:sz w:val="24"/>
            <w:szCs w:val="24"/>
          </w:rPr>
          <w:fldChar w:fldCharType="separate"/>
        </w:r>
        <w:r w:rsidR="002F02B9" w:rsidRPr="002F02B9" w:rsidDel="005A68F3">
          <w:rPr>
            <w:rFonts w:ascii="Times New Roman" w:hAnsi="Times New Roman" w:cs="Times New Roman"/>
            <w:sz w:val="24"/>
            <w:szCs w:val="24"/>
          </w:rPr>
          <w:delText>Figure 5</w:delText>
        </w:r>
        <w:r w:rsidR="002F02B9" w:rsidDel="005A68F3">
          <w:rPr>
            <w:rFonts w:ascii="Times New Roman" w:hAnsi="Times New Roman" w:cs="Times New Roman"/>
            <w:sz w:val="24"/>
            <w:szCs w:val="24"/>
          </w:rPr>
          <w:fldChar w:fldCharType="end"/>
        </w:r>
        <w:r w:rsidR="00BB3107" w:rsidDel="005A68F3">
          <w:rPr>
            <w:rFonts w:ascii="Times New Roman" w:hAnsi="Times New Roman" w:cs="Times New Roman"/>
            <w:sz w:val="24"/>
            <w:szCs w:val="24"/>
          </w:rPr>
          <w:delText xml:space="preserve"> are illustrating the</w:delText>
        </w:r>
        <w:r w:rsidR="00FA4906" w:rsidDel="005A68F3">
          <w:rPr>
            <w:rFonts w:ascii="Times New Roman" w:hAnsi="Times New Roman" w:cs="Times New Roman"/>
            <w:sz w:val="24"/>
            <w:szCs w:val="24"/>
          </w:rPr>
          <w:delText xml:space="preserve"> observed and simulated hydrographs for the same cases</w:delText>
        </w:r>
      </w:del>
      <w:r w:rsidR="00FA4906">
        <w:rPr>
          <w:rFonts w:ascii="Times New Roman" w:hAnsi="Times New Roman" w:cs="Times New Roman"/>
          <w:sz w:val="24"/>
          <w:szCs w:val="24"/>
        </w:rPr>
        <w:t>.</w:t>
      </w:r>
      <w:r w:rsidR="00E15B63">
        <w:rPr>
          <w:rFonts w:ascii="Times New Roman" w:hAnsi="Times New Roman" w:cs="Times New Roman"/>
          <w:sz w:val="24"/>
          <w:szCs w:val="24"/>
        </w:rPr>
        <w:t xml:space="preserve">  </w:t>
      </w:r>
    </w:p>
    <w:p w14:paraId="3EF4A016" w14:textId="35AD8B20" w:rsidR="00A40E5B" w:rsidRDefault="00E860FF" w:rsidP="003B59F8">
      <w:pPr>
        <w:ind w:firstLine="720"/>
        <w:jc w:val="both"/>
        <w:rPr>
          <w:rFonts w:ascii="Times New Roman" w:hAnsi="Times New Roman" w:cs="Times New Roman"/>
          <w:sz w:val="24"/>
          <w:szCs w:val="24"/>
        </w:rPr>
      </w:pPr>
      <w:del w:id="220" w:author="David Rosenberg" w:date="2020-01-05T21:27:00Z">
        <w:r w:rsidDel="005A68F3">
          <w:rPr>
            <w:rFonts w:ascii="Times New Roman" w:hAnsi="Times New Roman" w:cs="Times New Roman"/>
            <w:sz w:val="24"/>
            <w:szCs w:val="24"/>
          </w:rPr>
          <w:delText>As previously</w:delText>
        </w:r>
        <w:r w:rsidR="00E15B63" w:rsidDel="005A68F3">
          <w:rPr>
            <w:rFonts w:ascii="Times New Roman" w:hAnsi="Times New Roman" w:cs="Times New Roman"/>
            <w:sz w:val="24"/>
            <w:szCs w:val="24"/>
          </w:rPr>
          <w:delText xml:space="preserve"> mentioned, o</w:delText>
        </w:r>
        <w:r w:rsidDel="005A68F3">
          <w:rPr>
            <w:rFonts w:ascii="Times New Roman" w:hAnsi="Times New Roman" w:cs="Times New Roman"/>
            <w:sz w:val="24"/>
            <w:szCs w:val="24"/>
          </w:rPr>
          <w:delText>verall,</w:delText>
        </w:r>
        <w:r w:rsidR="00E15B63" w:rsidDel="005A68F3">
          <w:rPr>
            <w:rFonts w:ascii="Times New Roman" w:hAnsi="Times New Roman" w:cs="Times New Roman"/>
            <w:sz w:val="24"/>
            <w:szCs w:val="24"/>
          </w:rPr>
          <w:delText xml:space="preserve"> t</w:delText>
        </w:r>
      </w:del>
      <w:ins w:id="221" w:author="David Rosenberg" w:date="2020-01-05T21:27:00Z">
        <w:r w:rsidR="005A68F3">
          <w:rPr>
            <w:rFonts w:ascii="Times New Roman" w:hAnsi="Times New Roman" w:cs="Times New Roman"/>
            <w:sz w:val="24"/>
            <w:szCs w:val="24"/>
          </w:rPr>
          <w:t>T</w:t>
        </w:r>
      </w:ins>
      <w:r w:rsidR="00E15B63">
        <w:rPr>
          <w:rFonts w:ascii="Times New Roman" w:hAnsi="Times New Roman" w:cs="Times New Roman"/>
          <w:sz w:val="24"/>
          <w:szCs w:val="24"/>
        </w:rPr>
        <w:t xml:space="preserve">he modeled </w:t>
      </w:r>
      <w:r>
        <w:rPr>
          <w:rFonts w:ascii="Times New Roman" w:hAnsi="Times New Roman" w:cs="Times New Roman"/>
          <w:sz w:val="24"/>
          <w:szCs w:val="24"/>
        </w:rPr>
        <w:t xml:space="preserve">energy values are greater than the observed values </w:t>
      </w:r>
      <w:del w:id="222" w:author="David Rosenberg" w:date="2020-01-05T21:28:00Z">
        <w:r w:rsidDel="005A68F3">
          <w:rPr>
            <w:rFonts w:ascii="Times New Roman" w:hAnsi="Times New Roman" w:cs="Times New Roman"/>
            <w:sz w:val="24"/>
            <w:szCs w:val="24"/>
          </w:rPr>
          <w:delText>(</w:delText>
        </w:r>
        <w:r w:rsidR="00100B78" w:rsidDel="005A68F3">
          <w:rPr>
            <w:rFonts w:ascii="Times New Roman" w:hAnsi="Times New Roman" w:cs="Times New Roman"/>
            <w:sz w:val="24"/>
            <w:szCs w:val="24"/>
          </w:rPr>
          <w:fldChar w:fldCharType="begin"/>
        </w:r>
        <w:r w:rsidR="00100B78" w:rsidDel="005A68F3">
          <w:rPr>
            <w:rFonts w:ascii="Times New Roman" w:hAnsi="Times New Roman" w:cs="Times New Roman"/>
            <w:sz w:val="24"/>
            <w:szCs w:val="24"/>
          </w:rPr>
          <w:delInstrText xml:space="preserve"> REF _Ref28367058 \h  \* MERGEFORMAT </w:delInstrText>
        </w:r>
        <w:r w:rsidR="00100B78" w:rsidDel="005A68F3">
          <w:rPr>
            <w:rFonts w:ascii="Times New Roman" w:hAnsi="Times New Roman" w:cs="Times New Roman"/>
            <w:sz w:val="24"/>
            <w:szCs w:val="24"/>
          </w:rPr>
        </w:r>
        <w:r w:rsidR="00100B78" w:rsidDel="005A68F3">
          <w:rPr>
            <w:rFonts w:ascii="Times New Roman" w:hAnsi="Times New Roman" w:cs="Times New Roman"/>
            <w:sz w:val="24"/>
            <w:szCs w:val="24"/>
          </w:rPr>
          <w:fldChar w:fldCharType="separate"/>
        </w:r>
        <w:r w:rsidR="00100B78" w:rsidRPr="00100B78" w:rsidDel="005A68F3">
          <w:rPr>
            <w:rFonts w:ascii="Times New Roman" w:hAnsi="Times New Roman" w:cs="Times New Roman"/>
            <w:sz w:val="24"/>
            <w:szCs w:val="24"/>
          </w:rPr>
          <w:delText>Figure 2</w:delText>
        </w:r>
        <w:r w:rsidR="00100B78" w:rsidDel="005A68F3">
          <w:rPr>
            <w:rFonts w:ascii="Times New Roman" w:hAnsi="Times New Roman" w:cs="Times New Roman"/>
            <w:sz w:val="24"/>
            <w:szCs w:val="24"/>
          </w:rPr>
          <w:fldChar w:fldCharType="end"/>
        </w:r>
        <w:r w:rsidDel="005A68F3">
          <w:rPr>
            <w:rFonts w:ascii="Times New Roman" w:hAnsi="Times New Roman" w:cs="Times New Roman"/>
            <w:sz w:val="24"/>
            <w:szCs w:val="24"/>
          </w:rPr>
          <w:delText xml:space="preserve">); </w:delText>
        </w:r>
      </w:del>
      <w:del w:id="223" w:author="David Rosenberg" w:date="2020-01-05T21:24:00Z">
        <w:r w:rsidDel="00AF77DA">
          <w:rPr>
            <w:rFonts w:ascii="Times New Roman" w:hAnsi="Times New Roman" w:cs="Times New Roman"/>
            <w:sz w:val="24"/>
            <w:szCs w:val="24"/>
          </w:rPr>
          <w:delText>because of the provided WAPA’</w:delText>
        </w:r>
        <w:r w:rsidR="0075029E" w:rsidDel="00AF77DA">
          <w:rPr>
            <w:rFonts w:ascii="Times New Roman" w:hAnsi="Times New Roman" w:cs="Times New Roman"/>
            <w:sz w:val="24"/>
            <w:szCs w:val="24"/>
          </w:rPr>
          <w:delText>s</w:delText>
        </w:r>
        <w:r w:rsidDel="00AF77DA">
          <w:rPr>
            <w:rFonts w:ascii="Times New Roman" w:hAnsi="Times New Roman" w:cs="Times New Roman"/>
            <w:sz w:val="24"/>
            <w:szCs w:val="24"/>
          </w:rPr>
          <w:delText xml:space="preserve"> </w:delText>
        </w:r>
        <w:r w:rsidR="0075029E" w:rsidDel="00AF77DA">
          <w:rPr>
            <w:rFonts w:ascii="Times New Roman" w:hAnsi="Times New Roman" w:cs="Times New Roman"/>
            <w:sz w:val="24"/>
            <w:szCs w:val="24"/>
          </w:rPr>
          <w:delText xml:space="preserve">power </w:delText>
        </w:r>
        <w:r w:rsidDel="00AF77DA">
          <w:rPr>
            <w:rFonts w:ascii="Times New Roman" w:hAnsi="Times New Roman" w:cs="Times New Roman"/>
            <w:sz w:val="24"/>
            <w:szCs w:val="24"/>
          </w:rPr>
          <w:delText>generation formula</w:delText>
        </w:r>
        <w:r w:rsidR="0075029E" w:rsidDel="00AF77DA">
          <w:rPr>
            <w:rFonts w:ascii="Times New Roman" w:hAnsi="Times New Roman" w:cs="Times New Roman"/>
            <w:sz w:val="24"/>
            <w:szCs w:val="24"/>
          </w:rPr>
          <w:delText xml:space="preserve"> used</w:delText>
        </w:r>
        <w:r w:rsidDel="00AF77DA">
          <w:rPr>
            <w:rFonts w:ascii="Times New Roman" w:hAnsi="Times New Roman" w:cs="Times New Roman"/>
            <w:sz w:val="24"/>
            <w:szCs w:val="24"/>
          </w:rPr>
          <w:delText>.</w:delText>
        </w:r>
        <w:r w:rsidR="0075029E" w:rsidDel="00AF77DA">
          <w:rPr>
            <w:rFonts w:ascii="Times New Roman" w:hAnsi="Times New Roman" w:cs="Times New Roman"/>
            <w:sz w:val="24"/>
            <w:szCs w:val="24"/>
          </w:rPr>
          <w:delText xml:space="preserve"> While looking at the modeled energy values and their trends, </w:delText>
        </w:r>
        <w:r w:rsidR="00164067" w:rsidDel="00AF77DA">
          <w:rPr>
            <w:rFonts w:ascii="Times New Roman" w:hAnsi="Times New Roman" w:cs="Times New Roman"/>
            <w:sz w:val="24"/>
            <w:szCs w:val="24"/>
          </w:rPr>
          <w:delText xml:space="preserve">it can be found that </w:delText>
        </w:r>
        <w:r w:rsidR="00DC1678" w:rsidDel="00AF77DA">
          <w:rPr>
            <w:rFonts w:ascii="Times New Roman" w:hAnsi="Times New Roman" w:cs="Times New Roman"/>
            <w:sz w:val="24"/>
            <w:szCs w:val="24"/>
          </w:rPr>
          <w:delText xml:space="preserve">all the validation scenarios are overlapping at most of the times. </w:delText>
        </w:r>
      </w:del>
      <w:commentRangeStart w:id="224"/>
      <w:del w:id="225" w:author="David Rosenberg" w:date="2020-01-05T21:28:00Z">
        <w:r w:rsidR="00DC1678" w:rsidDel="005A68F3">
          <w:rPr>
            <w:rFonts w:ascii="Times New Roman" w:hAnsi="Times New Roman" w:cs="Times New Roman"/>
            <w:sz w:val="24"/>
            <w:szCs w:val="24"/>
          </w:rPr>
          <w:delText>Which means the</w:delText>
        </w:r>
      </w:del>
      <w:ins w:id="226" w:author="David Rosenberg" w:date="2020-01-05T21:28:00Z">
        <w:r w:rsidR="005A68F3">
          <w:rPr>
            <w:rFonts w:ascii="Times New Roman" w:hAnsi="Times New Roman" w:cs="Times New Roman"/>
            <w:sz w:val="24"/>
            <w:szCs w:val="24"/>
          </w:rPr>
          <w:t>However, the</w:t>
        </w:r>
      </w:ins>
      <w:r w:rsidR="00DC1678">
        <w:rPr>
          <w:rFonts w:ascii="Times New Roman" w:hAnsi="Times New Roman" w:cs="Times New Roman"/>
          <w:sz w:val="24"/>
          <w:szCs w:val="24"/>
        </w:rPr>
        <w:t xml:space="preserve"> total energy</w:t>
      </w:r>
      <w:ins w:id="227" w:author="David Rosenberg" w:date="2020-01-05T21:28:00Z">
        <w:r w:rsidR="005A68F3">
          <w:rPr>
            <w:rFonts w:ascii="Times New Roman" w:hAnsi="Times New Roman" w:cs="Times New Roman"/>
            <w:sz w:val="24"/>
            <w:szCs w:val="24"/>
          </w:rPr>
          <w:t xml:space="preserve"> generated</w:t>
        </w:r>
      </w:ins>
      <w:r w:rsidR="00DC1678">
        <w:rPr>
          <w:rFonts w:ascii="Times New Roman" w:hAnsi="Times New Roman" w:cs="Times New Roman"/>
          <w:sz w:val="24"/>
          <w:szCs w:val="24"/>
        </w:rPr>
        <w:t xml:space="preserve"> </w:t>
      </w:r>
      <w:del w:id="228" w:author="David Rosenberg" w:date="2020-01-05T21:29:00Z">
        <w:r w:rsidR="00DC1678" w:rsidDel="005A68F3">
          <w:rPr>
            <w:rFonts w:ascii="Times New Roman" w:hAnsi="Times New Roman" w:cs="Times New Roman"/>
            <w:sz w:val="24"/>
            <w:szCs w:val="24"/>
          </w:rPr>
          <w:delText>amount is</w:delText>
        </w:r>
        <w:r w:rsidR="00A40E5B" w:rsidDel="005A68F3">
          <w:rPr>
            <w:rFonts w:ascii="Times New Roman" w:hAnsi="Times New Roman" w:cs="Times New Roman"/>
            <w:sz w:val="24"/>
            <w:szCs w:val="24"/>
          </w:rPr>
          <w:delText xml:space="preserve"> almost</w:delText>
        </w:r>
        <w:r w:rsidR="00DC1678" w:rsidDel="005A68F3">
          <w:rPr>
            <w:rFonts w:ascii="Times New Roman" w:hAnsi="Times New Roman" w:cs="Times New Roman"/>
            <w:sz w:val="24"/>
            <w:szCs w:val="24"/>
          </w:rPr>
          <w:delText xml:space="preserve"> insensitive to period’s duration</w:delText>
        </w:r>
      </w:del>
      <w:ins w:id="229" w:author="David Rosenberg" w:date="2020-01-05T21:29:00Z">
        <w:r w:rsidR="005A68F3">
          <w:rPr>
            <w:rFonts w:ascii="Times New Roman" w:hAnsi="Times New Roman" w:cs="Times New Roman"/>
            <w:sz w:val="24"/>
            <w:szCs w:val="24"/>
          </w:rPr>
          <w:t>is nearly identical across the different test periods</w:t>
        </w:r>
      </w:ins>
      <w:r w:rsidR="00DC1678">
        <w:rPr>
          <w:rFonts w:ascii="Times New Roman" w:hAnsi="Times New Roman" w:cs="Times New Roman"/>
          <w:sz w:val="24"/>
          <w:szCs w:val="24"/>
        </w:rPr>
        <w:t xml:space="preserve">. </w:t>
      </w:r>
      <w:r w:rsidR="00A40E5B">
        <w:rPr>
          <w:rFonts w:ascii="Times New Roman" w:hAnsi="Times New Roman" w:cs="Times New Roman"/>
          <w:sz w:val="24"/>
          <w:szCs w:val="24"/>
        </w:rPr>
        <w:t xml:space="preserve">The reason behind this insensitivity is </w:t>
      </w:r>
      <w:r w:rsidR="00164067">
        <w:rPr>
          <w:rFonts w:ascii="Times New Roman" w:hAnsi="Times New Roman" w:cs="Times New Roman"/>
          <w:sz w:val="24"/>
          <w:szCs w:val="24"/>
        </w:rPr>
        <w:t xml:space="preserve">the </w:t>
      </w:r>
      <w:r w:rsidR="00A40E5B">
        <w:rPr>
          <w:rFonts w:ascii="Times New Roman" w:hAnsi="Times New Roman" w:cs="Times New Roman"/>
          <w:sz w:val="24"/>
          <w:szCs w:val="24"/>
        </w:rPr>
        <w:t xml:space="preserve">same volume of release under all the scenarios. </w:t>
      </w:r>
      <w:del w:id="230" w:author="David Rosenberg" w:date="2020-01-05T21:30:00Z">
        <w:r w:rsidR="00A40E5B" w:rsidDel="005A68F3">
          <w:rPr>
            <w:rFonts w:ascii="Times New Roman" w:hAnsi="Times New Roman" w:cs="Times New Roman"/>
            <w:sz w:val="24"/>
            <w:szCs w:val="24"/>
          </w:rPr>
          <w:delText xml:space="preserve">Nevertheless, small fluctuations </w:delText>
        </w:r>
        <w:r w:rsidR="00164067" w:rsidDel="005A68F3">
          <w:rPr>
            <w:rFonts w:ascii="Times New Roman" w:hAnsi="Times New Roman" w:cs="Times New Roman"/>
            <w:sz w:val="24"/>
            <w:szCs w:val="24"/>
          </w:rPr>
          <w:delText xml:space="preserve">can be </w:delText>
        </w:r>
        <w:r w:rsidR="00A40E5B" w:rsidDel="005A68F3">
          <w:rPr>
            <w:rFonts w:ascii="Times New Roman" w:hAnsi="Times New Roman" w:cs="Times New Roman"/>
            <w:sz w:val="24"/>
            <w:szCs w:val="24"/>
          </w:rPr>
          <w:delText>observed in the modeled values curves (</w:delText>
        </w:r>
        <w:r w:rsidR="00100B78" w:rsidDel="005A68F3">
          <w:rPr>
            <w:rFonts w:ascii="Times New Roman" w:hAnsi="Times New Roman" w:cs="Times New Roman"/>
            <w:sz w:val="24"/>
            <w:szCs w:val="24"/>
          </w:rPr>
          <w:fldChar w:fldCharType="begin"/>
        </w:r>
        <w:r w:rsidR="00100B78" w:rsidDel="005A68F3">
          <w:rPr>
            <w:rFonts w:ascii="Times New Roman" w:hAnsi="Times New Roman" w:cs="Times New Roman"/>
            <w:sz w:val="24"/>
            <w:szCs w:val="24"/>
          </w:rPr>
          <w:delInstrText xml:space="preserve"> REF _Ref28367058 \h  \* MERGEFORMAT </w:delInstrText>
        </w:r>
        <w:r w:rsidR="00100B78" w:rsidDel="005A68F3">
          <w:rPr>
            <w:rFonts w:ascii="Times New Roman" w:hAnsi="Times New Roman" w:cs="Times New Roman"/>
            <w:sz w:val="24"/>
            <w:szCs w:val="24"/>
          </w:rPr>
        </w:r>
        <w:r w:rsidR="00100B78" w:rsidDel="005A68F3">
          <w:rPr>
            <w:rFonts w:ascii="Times New Roman" w:hAnsi="Times New Roman" w:cs="Times New Roman"/>
            <w:sz w:val="24"/>
            <w:szCs w:val="24"/>
          </w:rPr>
          <w:fldChar w:fldCharType="separate"/>
        </w:r>
        <w:r w:rsidR="00100B78" w:rsidRPr="00100B78" w:rsidDel="005A68F3">
          <w:rPr>
            <w:rFonts w:ascii="Times New Roman" w:hAnsi="Times New Roman" w:cs="Times New Roman"/>
            <w:sz w:val="24"/>
            <w:szCs w:val="24"/>
          </w:rPr>
          <w:delText>Figure 2</w:delText>
        </w:r>
        <w:r w:rsidR="00100B78" w:rsidDel="005A68F3">
          <w:rPr>
            <w:rFonts w:ascii="Times New Roman" w:hAnsi="Times New Roman" w:cs="Times New Roman"/>
            <w:sz w:val="24"/>
            <w:szCs w:val="24"/>
          </w:rPr>
          <w:fldChar w:fldCharType="end"/>
        </w:r>
        <w:r w:rsidR="00100B78" w:rsidDel="005A68F3">
          <w:rPr>
            <w:rFonts w:ascii="Times New Roman" w:hAnsi="Times New Roman" w:cs="Times New Roman"/>
            <w:sz w:val="24"/>
            <w:szCs w:val="24"/>
          </w:rPr>
          <w:delText xml:space="preserve"> and </w:delText>
        </w:r>
        <w:r w:rsidR="00100B78" w:rsidDel="005A68F3">
          <w:rPr>
            <w:rFonts w:ascii="Times New Roman" w:hAnsi="Times New Roman" w:cs="Times New Roman"/>
            <w:sz w:val="24"/>
            <w:szCs w:val="24"/>
          </w:rPr>
          <w:fldChar w:fldCharType="begin"/>
        </w:r>
        <w:r w:rsidR="00100B78" w:rsidDel="005A68F3">
          <w:rPr>
            <w:rFonts w:ascii="Times New Roman" w:hAnsi="Times New Roman" w:cs="Times New Roman"/>
            <w:sz w:val="24"/>
            <w:szCs w:val="24"/>
          </w:rPr>
          <w:delInstrText xml:space="preserve"> REF _Ref28367096 \h  \* MERGEFORMAT </w:delInstrText>
        </w:r>
        <w:r w:rsidR="00100B78" w:rsidDel="005A68F3">
          <w:rPr>
            <w:rFonts w:ascii="Times New Roman" w:hAnsi="Times New Roman" w:cs="Times New Roman"/>
            <w:sz w:val="24"/>
            <w:szCs w:val="24"/>
          </w:rPr>
        </w:r>
        <w:r w:rsidR="00100B78" w:rsidDel="005A68F3">
          <w:rPr>
            <w:rFonts w:ascii="Times New Roman" w:hAnsi="Times New Roman" w:cs="Times New Roman"/>
            <w:sz w:val="24"/>
            <w:szCs w:val="24"/>
          </w:rPr>
          <w:fldChar w:fldCharType="separate"/>
        </w:r>
        <w:r w:rsidR="00100B78" w:rsidRPr="00100B78" w:rsidDel="005A68F3">
          <w:rPr>
            <w:rFonts w:ascii="Times New Roman" w:hAnsi="Times New Roman" w:cs="Times New Roman"/>
            <w:sz w:val="24"/>
            <w:szCs w:val="24"/>
          </w:rPr>
          <w:delText>Figure 3</w:delText>
        </w:r>
        <w:r w:rsidR="00100B78" w:rsidDel="005A68F3">
          <w:rPr>
            <w:rFonts w:ascii="Times New Roman" w:hAnsi="Times New Roman" w:cs="Times New Roman"/>
            <w:sz w:val="24"/>
            <w:szCs w:val="24"/>
          </w:rPr>
          <w:fldChar w:fldCharType="end"/>
        </w:r>
        <w:r w:rsidR="00A40E5B" w:rsidDel="005A68F3">
          <w:rPr>
            <w:rFonts w:ascii="Times New Roman" w:hAnsi="Times New Roman" w:cs="Times New Roman"/>
            <w:sz w:val="24"/>
            <w:szCs w:val="24"/>
          </w:rPr>
          <w:delText>) suggest</w:delText>
        </w:r>
        <w:r w:rsidR="00164067" w:rsidDel="005A68F3">
          <w:rPr>
            <w:rFonts w:ascii="Times New Roman" w:hAnsi="Times New Roman" w:cs="Times New Roman"/>
            <w:sz w:val="24"/>
            <w:szCs w:val="24"/>
          </w:rPr>
          <w:delText>ing</w:delText>
        </w:r>
        <w:r w:rsidR="00A40E5B" w:rsidDel="005A68F3">
          <w:rPr>
            <w:rFonts w:ascii="Times New Roman" w:hAnsi="Times New Roman" w:cs="Times New Roman"/>
            <w:sz w:val="24"/>
            <w:szCs w:val="24"/>
          </w:rPr>
          <w:delText xml:space="preserve"> that </w:delText>
        </w:r>
        <w:r w:rsidR="00164067" w:rsidDel="005A68F3">
          <w:rPr>
            <w:rFonts w:ascii="Times New Roman" w:hAnsi="Times New Roman" w:cs="Times New Roman"/>
            <w:sz w:val="24"/>
            <w:szCs w:val="24"/>
          </w:rPr>
          <w:delText xml:space="preserve">period’s duration and number of periods </w:delText>
        </w:r>
        <w:r w:rsidR="0008748C" w:rsidDel="005A68F3">
          <w:rPr>
            <w:rFonts w:ascii="Times New Roman" w:hAnsi="Times New Roman" w:cs="Times New Roman"/>
            <w:sz w:val="24"/>
            <w:szCs w:val="24"/>
          </w:rPr>
          <w:delText>can be impactful factor while deciding the total hydropower revenue generated i.e. if more energy produced in the high value period means more money generated and vice versa.</w:delText>
        </w:r>
        <w:commentRangeEnd w:id="224"/>
        <w:r w:rsidR="00AF77DA" w:rsidDel="005A68F3">
          <w:rPr>
            <w:rStyle w:val="CommentReference"/>
          </w:rPr>
          <w:commentReference w:id="224"/>
        </w:r>
        <w:r w:rsidR="005C5B08" w:rsidDel="005A68F3">
          <w:rPr>
            <w:rFonts w:ascii="Times New Roman" w:hAnsi="Times New Roman" w:cs="Times New Roman"/>
            <w:sz w:val="24"/>
            <w:szCs w:val="24"/>
          </w:rPr>
          <w:delText xml:space="preserve"> </w:delText>
        </w:r>
      </w:del>
    </w:p>
    <w:p w14:paraId="5F03D2C3" w14:textId="4F0EA558" w:rsidR="00BD2B99" w:rsidRPr="00D7290B" w:rsidRDefault="005A68F3" w:rsidP="002C5ABD">
      <w:pPr>
        <w:ind w:firstLine="720"/>
        <w:jc w:val="both"/>
        <w:rPr>
          <w:rFonts w:ascii="Times New Roman" w:hAnsi="Times New Roman" w:cs="Times New Roman"/>
          <w:sz w:val="24"/>
          <w:szCs w:val="24"/>
        </w:rPr>
      </w:pPr>
      <w:ins w:id="231" w:author="David Rosenberg" w:date="2020-01-05T21:27:00Z">
        <w:r w:rsidRPr="002F02B9">
          <w:rPr>
            <w:rFonts w:ascii="Times New Roman" w:hAnsi="Times New Roman" w:cs="Times New Roman"/>
            <w:sz w:val="24"/>
            <w:szCs w:val="24"/>
          </w:rPr>
          <w:fldChar w:fldCharType="begin"/>
        </w:r>
        <w:r w:rsidRPr="002F02B9">
          <w:rPr>
            <w:rFonts w:ascii="Times New Roman" w:hAnsi="Times New Roman" w:cs="Times New Roman"/>
            <w:sz w:val="24"/>
            <w:szCs w:val="24"/>
          </w:rPr>
          <w:instrText xml:space="preserve"> REF _Ref28369335 \h  \* MERGEFORMAT </w:instrText>
        </w:r>
        <w:r w:rsidRPr="002F02B9">
          <w:rPr>
            <w:rFonts w:ascii="Times New Roman" w:hAnsi="Times New Roman" w:cs="Times New Roman"/>
            <w:sz w:val="24"/>
            <w:szCs w:val="24"/>
          </w:rPr>
          <w:fldChar w:fldCharType="separate"/>
        </w:r>
      </w:ins>
      <w:ins w:id="232" w:author="Moazzam Rind" w:date="2021-02-16T11:39:00Z">
        <w:r w:rsidR="009F65CC">
          <w:rPr>
            <w:rFonts w:ascii="Times New Roman" w:hAnsi="Times New Roman" w:cs="Times New Roman"/>
            <w:b/>
            <w:bCs/>
            <w:sz w:val="24"/>
            <w:szCs w:val="24"/>
          </w:rPr>
          <w:t>Error! Reference source not found.</w:t>
        </w:r>
      </w:ins>
      <w:ins w:id="233" w:author="David Rosenberg" w:date="2020-01-05T21:27:00Z">
        <w:del w:id="234" w:author="Moazzam Rind" w:date="2021-02-16T11:39:00Z">
          <w:r w:rsidRPr="002F02B9" w:rsidDel="009F65CC">
            <w:rPr>
              <w:rFonts w:ascii="Times New Roman" w:hAnsi="Times New Roman" w:cs="Times New Roman"/>
              <w:sz w:val="24"/>
              <w:szCs w:val="24"/>
            </w:rPr>
            <w:delText xml:space="preserve">Figure </w:delText>
          </w:r>
          <w:r w:rsidRPr="002F02B9" w:rsidDel="009F65CC">
            <w:rPr>
              <w:rFonts w:ascii="Times New Roman" w:hAnsi="Times New Roman" w:cs="Times New Roman"/>
              <w:noProof/>
              <w:sz w:val="24"/>
              <w:szCs w:val="24"/>
            </w:rPr>
            <w:delText>4</w:delText>
          </w:r>
        </w:del>
        <w:r w:rsidRPr="002F02B9">
          <w:rPr>
            <w:rFonts w:ascii="Times New Roman" w:hAnsi="Times New Roman" w:cs="Times New Roman"/>
            <w:sz w:val="24"/>
            <w:szCs w:val="24"/>
          </w:rPr>
          <w:fldChar w:fldCharType="end"/>
        </w:r>
        <w:r w:rsidRPr="002F02B9">
          <w:rPr>
            <w:rFonts w:ascii="Times New Roman" w:hAnsi="Times New Roman" w:cs="Times New Roman"/>
            <w:sz w:val="24"/>
            <w:szCs w:val="24"/>
          </w:rPr>
          <w:t xml:space="preserve"> </w:t>
        </w:r>
        <w:r>
          <w:rPr>
            <w:rFonts w:ascii="Times New Roman" w:hAnsi="Times New Roman" w:cs="Times New Roman"/>
            <w:sz w:val="24"/>
            <w:szCs w:val="24"/>
          </w:rPr>
          <w:t xml:space="preserve">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_Ref28369339 \h  \* MERGEFORMAT </w:instrText>
        </w:r>
      </w:ins>
      <w:r>
        <w:rPr>
          <w:rFonts w:ascii="Times New Roman" w:hAnsi="Times New Roman" w:cs="Times New Roman"/>
          <w:sz w:val="24"/>
          <w:szCs w:val="24"/>
        </w:rPr>
      </w:r>
      <w:ins w:id="235" w:author="David Rosenberg" w:date="2020-01-05T21:27:00Z">
        <w:r>
          <w:rPr>
            <w:rFonts w:ascii="Times New Roman" w:hAnsi="Times New Roman" w:cs="Times New Roman"/>
            <w:sz w:val="24"/>
            <w:szCs w:val="24"/>
          </w:rPr>
          <w:fldChar w:fldCharType="separate"/>
        </w:r>
      </w:ins>
      <w:ins w:id="236" w:author="Moazzam Rind" w:date="2021-02-16T11:39:00Z">
        <w:r w:rsidR="009F65CC" w:rsidRPr="009F65CC">
          <w:rPr>
            <w:rFonts w:ascii="Times New Roman" w:hAnsi="Times New Roman" w:cs="Times New Roman"/>
            <w:sz w:val="24"/>
            <w:szCs w:val="24"/>
            <w:rPrChange w:id="237" w:author="Moazzam Rind" w:date="2021-02-16T11:39:00Z">
              <w:rPr>
                <w:rFonts w:ascii="Times New Roman" w:hAnsi="Times New Roman" w:cs="Times New Roman"/>
                <w:b/>
                <w:bCs/>
                <w:sz w:val="24"/>
                <w:szCs w:val="24"/>
              </w:rPr>
            </w:rPrChange>
          </w:rPr>
          <w:t xml:space="preserve">Figure </w:t>
        </w:r>
        <w:r w:rsidR="009F65CC" w:rsidRPr="009F65CC">
          <w:rPr>
            <w:rFonts w:ascii="Times New Roman" w:hAnsi="Times New Roman" w:cs="Times New Roman"/>
            <w:sz w:val="24"/>
            <w:szCs w:val="24"/>
            <w:rPrChange w:id="238" w:author="Moazzam Rind" w:date="2021-02-16T11:39:00Z">
              <w:rPr>
                <w:rFonts w:ascii="Times New Roman" w:hAnsi="Times New Roman" w:cs="Times New Roman"/>
                <w:b/>
                <w:bCs/>
                <w:noProof/>
                <w:sz w:val="24"/>
                <w:szCs w:val="24"/>
              </w:rPr>
            </w:rPrChange>
          </w:rPr>
          <w:t>5</w:t>
        </w:r>
      </w:ins>
      <w:ins w:id="239" w:author="David Rosenberg" w:date="2020-01-05T21:27:00Z">
        <w:del w:id="240" w:author="Moazzam Rind" w:date="2021-02-16T11:39:00Z">
          <w:r w:rsidRPr="002F02B9" w:rsidDel="009F65CC">
            <w:rPr>
              <w:rFonts w:ascii="Times New Roman" w:hAnsi="Times New Roman" w:cs="Times New Roman"/>
              <w:sz w:val="24"/>
              <w:szCs w:val="24"/>
            </w:rPr>
            <w:delText>Figure 5</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w:t>
        </w:r>
      </w:ins>
      <w:ins w:id="241" w:author="David Rosenberg" w:date="2020-01-05T21:31:00Z">
        <w:r>
          <w:rPr>
            <w:rFonts w:ascii="Times New Roman" w:hAnsi="Times New Roman" w:cs="Times New Roman"/>
            <w:sz w:val="24"/>
            <w:szCs w:val="24"/>
          </w:rPr>
          <w:t>compare</w:t>
        </w:r>
      </w:ins>
      <w:ins w:id="242" w:author="David Rosenberg" w:date="2020-01-05T21:27:00Z">
        <w:r>
          <w:rPr>
            <w:rFonts w:ascii="Times New Roman" w:hAnsi="Times New Roman" w:cs="Times New Roman"/>
            <w:sz w:val="24"/>
            <w:szCs w:val="24"/>
          </w:rPr>
          <w:t xml:space="preserve"> the observed and simulated reservoir release hydrographs</w:t>
        </w:r>
      </w:ins>
      <w:del w:id="243" w:author="David Rosenberg" w:date="2020-01-05T21:27:00Z">
        <w:r w:rsidR="002F02B9" w:rsidRPr="002F02B9" w:rsidDel="005A68F3">
          <w:rPr>
            <w:rFonts w:ascii="Times New Roman" w:hAnsi="Times New Roman" w:cs="Times New Roman"/>
            <w:sz w:val="24"/>
            <w:szCs w:val="24"/>
          </w:rPr>
          <w:fldChar w:fldCharType="begin"/>
        </w:r>
        <w:r w:rsidR="002F02B9" w:rsidRPr="002F02B9" w:rsidDel="005A68F3">
          <w:rPr>
            <w:rFonts w:ascii="Times New Roman" w:hAnsi="Times New Roman" w:cs="Times New Roman"/>
            <w:sz w:val="24"/>
            <w:szCs w:val="24"/>
          </w:rPr>
          <w:delInstrText xml:space="preserve"> REF _Ref28369335 \h  \* MERGEFORMAT </w:delInstrText>
        </w:r>
        <w:r w:rsidR="002F02B9" w:rsidRPr="002F02B9" w:rsidDel="005A68F3">
          <w:rPr>
            <w:rFonts w:ascii="Times New Roman" w:hAnsi="Times New Roman" w:cs="Times New Roman"/>
            <w:sz w:val="24"/>
            <w:szCs w:val="24"/>
          </w:rPr>
        </w:r>
        <w:r w:rsidR="002F02B9" w:rsidRPr="002F02B9" w:rsidDel="005A68F3">
          <w:rPr>
            <w:rFonts w:ascii="Times New Roman" w:hAnsi="Times New Roman" w:cs="Times New Roman"/>
            <w:sz w:val="24"/>
            <w:szCs w:val="24"/>
          </w:rPr>
          <w:fldChar w:fldCharType="separate"/>
        </w:r>
        <w:r w:rsidR="002F02B9" w:rsidRPr="002F02B9" w:rsidDel="005A68F3">
          <w:rPr>
            <w:rFonts w:ascii="Times New Roman" w:hAnsi="Times New Roman" w:cs="Times New Roman"/>
            <w:sz w:val="24"/>
            <w:szCs w:val="24"/>
          </w:rPr>
          <w:delText xml:space="preserve">Figure </w:delText>
        </w:r>
        <w:r w:rsidR="002F02B9" w:rsidRPr="002F02B9" w:rsidDel="005A68F3">
          <w:rPr>
            <w:rFonts w:ascii="Times New Roman" w:hAnsi="Times New Roman" w:cs="Times New Roman"/>
            <w:noProof/>
            <w:sz w:val="24"/>
            <w:szCs w:val="24"/>
          </w:rPr>
          <w:delText>4</w:delText>
        </w:r>
        <w:r w:rsidR="002F02B9" w:rsidRPr="002F02B9" w:rsidDel="005A68F3">
          <w:rPr>
            <w:rFonts w:ascii="Times New Roman" w:hAnsi="Times New Roman" w:cs="Times New Roman"/>
            <w:sz w:val="24"/>
            <w:szCs w:val="24"/>
          </w:rPr>
          <w:fldChar w:fldCharType="end"/>
        </w:r>
        <w:r w:rsidR="002F02B9" w:rsidRPr="002F02B9" w:rsidDel="005A68F3">
          <w:rPr>
            <w:rFonts w:ascii="Times New Roman" w:hAnsi="Times New Roman" w:cs="Times New Roman"/>
            <w:sz w:val="24"/>
            <w:szCs w:val="24"/>
          </w:rPr>
          <w:delText xml:space="preserve"> </w:delText>
        </w:r>
        <w:r w:rsidR="002F02B9" w:rsidDel="005A68F3">
          <w:rPr>
            <w:rFonts w:ascii="Times New Roman" w:hAnsi="Times New Roman" w:cs="Times New Roman"/>
            <w:sz w:val="24"/>
            <w:szCs w:val="24"/>
          </w:rPr>
          <w:delText xml:space="preserve">and </w:delText>
        </w:r>
        <w:r w:rsidR="002F02B9" w:rsidDel="005A68F3">
          <w:rPr>
            <w:rFonts w:ascii="Times New Roman" w:hAnsi="Times New Roman" w:cs="Times New Roman"/>
            <w:sz w:val="24"/>
            <w:szCs w:val="24"/>
          </w:rPr>
          <w:fldChar w:fldCharType="begin"/>
        </w:r>
        <w:r w:rsidR="002F02B9" w:rsidDel="005A68F3">
          <w:rPr>
            <w:rFonts w:ascii="Times New Roman" w:hAnsi="Times New Roman" w:cs="Times New Roman"/>
            <w:sz w:val="24"/>
            <w:szCs w:val="24"/>
          </w:rPr>
          <w:delInstrText xml:space="preserve"> REF _Ref28369339 \h  \* MERGEFORMAT </w:delInstrText>
        </w:r>
        <w:r w:rsidR="002F02B9" w:rsidDel="005A68F3">
          <w:rPr>
            <w:rFonts w:ascii="Times New Roman" w:hAnsi="Times New Roman" w:cs="Times New Roman"/>
            <w:sz w:val="24"/>
            <w:szCs w:val="24"/>
          </w:rPr>
        </w:r>
        <w:r w:rsidR="002F02B9" w:rsidDel="005A68F3">
          <w:rPr>
            <w:rFonts w:ascii="Times New Roman" w:hAnsi="Times New Roman" w:cs="Times New Roman"/>
            <w:sz w:val="24"/>
            <w:szCs w:val="24"/>
          </w:rPr>
          <w:fldChar w:fldCharType="separate"/>
        </w:r>
        <w:r w:rsidR="002F02B9" w:rsidRPr="002F02B9" w:rsidDel="005A68F3">
          <w:rPr>
            <w:rFonts w:ascii="Times New Roman" w:hAnsi="Times New Roman" w:cs="Times New Roman"/>
            <w:sz w:val="24"/>
            <w:szCs w:val="24"/>
          </w:rPr>
          <w:delText>Figure 5</w:delText>
        </w:r>
        <w:r w:rsidR="002F02B9" w:rsidDel="005A68F3">
          <w:rPr>
            <w:rFonts w:ascii="Times New Roman" w:hAnsi="Times New Roman" w:cs="Times New Roman"/>
            <w:sz w:val="24"/>
            <w:szCs w:val="24"/>
          </w:rPr>
          <w:fldChar w:fldCharType="end"/>
        </w:r>
        <w:r w:rsidR="002F02B9" w:rsidDel="005A68F3">
          <w:rPr>
            <w:rFonts w:ascii="Times New Roman" w:hAnsi="Times New Roman" w:cs="Times New Roman"/>
            <w:sz w:val="24"/>
            <w:szCs w:val="24"/>
          </w:rPr>
          <w:delText xml:space="preserve"> </w:delText>
        </w:r>
        <w:r w:rsidR="00BD2B99" w:rsidDel="005A68F3">
          <w:rPr>
            <w:rFonts w:ascii="Times New Roman" w:hAnsi="Times New Roman" w:cs="Times New Roman"/>
            <w:sz w:val="24"/>
            <w:szCs w:val="24"/>
          </w:rPr>
          <w:delText>depicts the impacts of modifying the period’s duration on hydrograph and its comparison with the observed hydrograph</w:delText>
        </w:r>
      </w:del>
      <w:r w:rsidR="00BD2B99">
        <w:rPr>
          <w:rFonts w:ascii="Times New Roman" w:hAnsi="Times New Roman" w:cs="Times New Roman"/>
          <w:sz w:val="24"/>
          <w:szCs w:val="24"/>
        </w:rPr>
        <w:t>.</w:t>
      </w:r>
      <w:r w:rsidR="00A245D2">
        <w:rPr>
          <w:rFonts w:ascii="Times New Roman" w:hAnsi="Times New Roman" w:cs="Times New Roman"/>
          <w:sz w:val="24"/>
          <w:szCs w:val="24"/>
        </w:rPr>
        <w:t xml:space="preserve"> </w:t>
      </w:r>
      <w:del w:id="244" w:author="David Rosenberg" w:date="2020-01-05T21:30:00Z">
        <w:r w:rsidR="00A245D2" w:rsidDel="005A68F3">
          <w:rPr>
            <w:rFonts w:ascii="Times New Roman" w:hAnsi="Times New Roman" w:cs="Times New Roman"/>
            <w:sz w:val="24"/>
            <w:szCs w:val="24"/>
          </w:rPr>
          <w:delText>It can be witnessed that v</w:delText>
        </w:r>
      </w:del>
      <w:ins w:id="245" w:author="David Rosenberg" w:date="2020-01-05T21:30:00Z">
        <w:r>
          <w:rPr>
            <w:rFonts w:ascii="Times New Roman" w:hAnsi="Times New Roman" w:cs="Times New Roman"/>
            <w:sz w:val="24"/>
            <w:szCs w:val="24"/>
          </w:rPr>
          <w:t>V</w:t>
        </w:r>
      </w:ins>
      <w:r w:rsidR="00A245D2">
        <w:rPr>
          <w:rFonts w:ascii="Times New Roman" w:hAnsi="Times New Roman" w:cs="Times New Roman"/>
          <w:sz w:val="24"/>
          <w:szCs w:val="24"/>
        </w:rPr>
        <w:t>arying the period</w:t>
      </w:r>
      <w:del w:id="246" w:author="David Rosenberg" w:date="2020-01-05T21:30:00Z">
        <w:r w:rsidR="00A245D2" w:rsidDel="005A68F3">
          <w:rPr>
            <w:rFonts w:ascii="Times New Roman" w:hAnsi="Times New Roman" w:cs="Times New Roman"/>
            <w:sz w:val="24"/>
            <w:szCs w:val="24"/>
          </w:rPr>
          <w:delText>s durations</w:delText>
        </w:r>
      </w:del>
      <w:ins w:id="247" w:author="David Rosenberg" w:date="2020-01-05T21:30:00Z">
        <w:r>
          <w:rPr>
            <w:rFonts w:ascii="Times New Roman" w:hAnsi="Times New Roman" w:cs="Times New Roman"/>
            <w:sz w:val="24"/>
            <w:szCs w:val="24"/>
          </w:rPr>
          <w:t xml:space="preserve"> start times</w:t>
        </w:r>
      </w:ins>
      <w:r w:rsidR="00A245D2">
        <w:rPr>
          <w:rFonts w:ascii="Times New Roman" w:hAnsi="Times New Roman" w:cs="Times New Roman"/>
          <w:sz w:val="24"/>
          <w:szCs w:val="24"/>
        </w:rPr>
        <w:t xml:space="preserve"> </w:t>
      </w:r>
      <w:del w:id="248" w:author="David Rosenberg" w:date="2020-01-05T21:30:00Z">
        <w:r w:rsidR="00A245D2" w:rsidDel="005A68F3">
          <w:rPr>
            <w:rFonts w:ascii="Times New Roman" w:hAnsi="Times New Roman" w:cs="Times New Roman"/>
            <w:sz w:val="24"/>
            <w:szCs w:val="24"/>
          </w:rPr>
          <w:delText xml:space="preserve">can </w:delText>
        </w:r>
      </w:del>
      <w:r w:rsidR="00A245D2">
        <w:rPr>
          <w:rFonts w:ascii="Times New Roman" w:hAnsi="Times New Roman" w:cs="Times New Roman"/>
          <w:sz w:val="24"/>
          <w:szCs w:val="24"/>
        </w:rPr>
        <w:t>modif</w:t>
      </w:r>
      <w:del w:id="249" w:author="David Rosenberg" w:date="2020-01-05T21:30:00Z">
        <w:r w:rsidR="00A245D2" w:rsidDel="005A68F3">
          <w:rPr>
            <w:rFonts w:ascii="Times New Roman" w:hAnsi="Times New Roman" w:cs="Times New Roman"/>
            <w:sz w:val="24"/>
            <w:szCs w:val="24"/>
          </w:rPr>
          <w:delText>y</w:delText>
        </w:r>
      </w:del>
      <w:ins w:id="250" w:author="David Rosenberg" w:date="2020-01-05T21:30:00Z">
        <w:r>
          <w:rPr>
            <w:rFonts w:ascii="Times New Roman" w:hAnsi="Times New Roman" w:cs="Times New Roman"/>
            <w:sz w:val="24"/>
            <w:szCs w:val="24"/>
          </w:rPr>
          <w:t>ies</w:t>
        </w:r>
      </w:ins>
      <w:r w:rsidR="00A245D2">
        <w:rPr>
          <w:rFonts w:ascii="Times New Roman" w:hAnsi="Times New Roman" w:cs="Times New Roman"/>
          <w:sz w:val="24"/>
          <w:szCs w:val="24"/>
        </w:rPr>
        <w:t xml:space="preserve"> the </w:t>
      </w:r>
      <w:del w:id="251" w:author="David Rosenberg" w:date="2020-01-05T21:31:00Z">
        <w:r w:rsidR="00A245D2" w:rsidDel="005A68F3">
          <w:rPr>
            <w:rFonts w:ascii="Times New Roman" w:hAnsi="Times New Roman" w:cs="Times New Roman"/>
            <w:sz w:val="24"/>
            <w:szCs w:val="24"/>
          </w:rPr>
          <w:delText xml:space="preserve">peaks </w:delText>
        </w:r>
      </w:del>
      <w:ins w:id="252" w:author="David Rosenberg" w:date="2020-01-05T21:31:00Z">
        <w:r>
          <w:rPr>
            <w:rFonts w:ascii="Times New Roman" w:hAnsi="Times New Roman" w:cs="Times New Roman"/>
            <w:sz w:val="24"/>
            <w:szCs w:val="24"/>
          </w:rPr>
          <w:t xml:space="preserve">high </w:t>
        </w:r>
      </w:ins>
      <w:r w:rsidR="00A245D2">
        <w:rPr>
          <w:rFonts w:ascii="Times New Roman" w:hAnsi="Times New Roman" w:cs="Times New Roman"/>
          <w:sz w:val="24"/>
          <w:szCs w:val="24"/>
        </w:rPr>
        <w:t>and low</w:t>
      </w:r>
      <w:ins w:id="253" w:author="David Rosenberg" w:date="2020-01-05T21:32:00Z">
        <w:r>
          <w:rPr>
            <w:rFonts w:ascii="Times New Roman" w:hAnsi="Times New Roman" w:cs="Times New Roman"/>
            <w:sz w:val="24"/>
            <w:szCs w:val="24"/>
          </w:rPr>
          <w:t xml:space="preserve"> flow period</w:t>
        </w:r>
      </w:ins>
      <w:r w:rsidR="00A245D2">
        <w:rPr>
          <w:rFonts w:ascii="Times New Roman" w:hAnsi="Times New Roman" w:cs="Times New Roman"/>
          <w:sz w:val="24"/>
          <w:szCs w:val="24"/>
        </w:rPr>
        <w:t>s</w:t>
      </w:r>
      <w:del w:id="254" w:author="David Rosenberg" w:date="2020-01-05T21:32:00Z">
        <w:r w:rsidR="00A245D2" w:rsidDel="005A68F3">
          <w:rPr>
            <w:rFonts w:ascii="Times New Roman" w:hAnsi="Times New Roman" w:cs="Times New Roman"/>
            <w:sz w:val="24"/>
            <w:szCs w:val="24"/>
          </w:rPr>
          <w:delText xml:space="preserve"> (</w:delText>
        </w:r>
        <w:r w:rsidR="002F02B9" w:rsidRPr="002F02B9" w:rsidDel="005A68F3">
          <w:rPr>
            <w:rFonts w:ascii="Times New Roman" w:hAnsi="Times New Roman" w:cs="Times New Roman"/>
            <w:sz w:val="24"/>
            <w:szCs w:val="24"/>
          </w:rPr>
          <w:fldChar w:fldCharType="begin"/>
        </w:r>
        <w:r w:rsidR="002F02B9" w:rsidRPr="002F02B9" w:rsidDel="005A68F3">
          <w:rPr>
            <w:rFonts w:ascii="Times New Roman" w:hAnsi="Times New Roman" w:cs="Times New Roman"/>
            <w:sz w:val="24"/>
            <w:szCs w:val="24"/>
          </w:rPr>
          <w:delInstrText xml:space="preserve"> REF _Ref28369335 \h  \* MERGEFORMAT </w:delInstrText>
        </w:r>
        <w:r w:rsidR="002F02B9" w:rsidRPr="002F02B9" w:rsidDel="005A68F3">
          <w:rPr>
            <w:rFonts w:ascii="Times New Roman" w:hAnsi="Times New Roman" w:cs="Times New Roman"/>
            <w:sz w:val="24"/>
            <w:szCs w:val="24"/>
          </w:rPr>
        </w:r>
        <w:r w:rsidR="002F02B9" w:rsidRPr="002F02B9" w:rsidDel="005A68F3">
          <w:rPr>
            <w:rFonts w:ascii="Times New Roman" w:hAnsi="Times New Roman" w:cs="Times New Roman"/>
            <w:sz w:val="24"/>
            <w:szCs w:val="24"/>
          </w:rPr>
          <w:fldChar w:fldCharType="separate"/>
        </w:r>
        <w:r w:rsidR="002F02B9" w:rsidRPr="002F02B9" w:rsidDel="005A68F3">
          <w:rPr>
            <w:rFonts w:ascii="Times New Roman" w:hAnsi="Times New Roman" w:cs="Times New Roman"/>
            <w:sz w:val="24"/>
            <w:szCs w:val="24"/>
          </w:rPr>
          <w:delText xml:space="preserve">Figure </w:delText>
        </w:r>
        <w:r w:rsidR="002F02B9" w:rsidRPr="002F02B9" w:rsidDel="005A68F3">
          <w:rPr>
            <w:rFonts w:ascii="Times New Roman" w:hAnsi="Times New Roman" w:cs="Times New Roman"/>
            <w:noProof/>
            <w:sz w:val="24"/>
            <w:szCs w:val="24"/>
          </w:rPr>
          <w:delText>4</w:delText>
        </w:r>
        <w:r w:rsidR="002F02B9" w:rsidRPr="002F02B9" w:rsidDel="005A68F3">
          <w:rPr>
            <w:rFonts w:ascii="Times New Roman" w:hAnsi="Times New Roman" w:cs="Times New Roman"/>
            <w:sz w:val="24"/>
            <w:szCs w:val="24"/>
          </w:rPr>
          <w:fldChar w:fldCharType="end"/>
        </w:r>
        <w:r w:rsidR="002F02B9" w:rsidRPr="002F02B9" w:rsidDel="005A68F3">
          <w:rPr>
            <w:rFonts w:ascii="Times New Roman" w:hAnsi="Times New Roman" w:cs="Times New Roman"/>
            <w:sz w:val="24"/>
            <w:szCs w:val="24"/>
          </w:rPr>
          <w:delText xml:space="preserve"> </w:delText>
        </w:r>
        <w:r w:rsidR="002F02B9" w:rsidDel="005A68F3">
          <w:rPr>
            <w:rFonts w:ascii="Times New Roman" w:hAnsi="Times New Roman" w:cs="Times New Roman"/>
            <w:sz w:val="24"/>
            <w:szCs w:val="24"/>
          </w:rPr>
          <w:delText xml:space="preserve">and </w:delText>
        </w:r>
        <w:r w:rsidR="002F02B9" w:rsidDel="005A68F3">
          <w:rPr>
            <w:rFonts w:ascii="Times New Roman" w:hAnsi="Times New Roman" w:cs="Times New Roman"/>
            <w:sz w:val="24"/>
            <w:szCs w:val="24"/>
          </w:rPr>
          <w:fldChar w:fldCharType="begin"/>
        </w:r>
        <w:r w:rsidR="002F02B9" w:rsidDel="005A68F3">
          <w:rPr>
            <w:rFonts w:ascii="Times New Roman" w:hAnsi="Times New Roman" w:cs="Times New Roman"/>
            <w:sz w:val="24"/>
            <w:szCs w:val="24"/>
          </w:rPr>
          <w:delInstrText xml:space="preserve"> REF _Ref28369339 \h  \* MERGEFORMAT </w:delInstrText>
        </w:r>
        <w:r w:rsidR="002F02B9" w:rsidDel="005A68F3">
          <w:rPr>
            <w:rFonts w:ascii="Times New Roman" w:hAnsi="Times New Roman" w:cs="Times New Roman"/>
            <w:sz w:val="24"/>
            <w:szCs w:val="24"/>
          </w:rPr>
        </w:r>
        <w:r w:rsidR="002F02B9" w:rsidDel="005A68F3">
          <w:rPr>
            <w:rFonts w:ascii="Times New Roman" w:hAnsi="Times New Roman" w:cs="Times New Roman"/>
            <w:sz w:val="24"/>
            <w:szCs w:val="24"/>
          </w:rPr>
          <w:fldChar w:fldCharType="separate"/>
        </w:r>
        <w:r w:rsidR="002F02B9" w:rsidRPr="002F02B9" w:rsidDel="005A68F3">
          <w:rPr>
            <w:rFonts w:ascii="Times New Roman" w:hAnsi="Times New Roman" w:cs="Times New Roman"/>
            <w:sz w:val="24"/>
            <w:szCs w:val="24"/>
          </w:rPr>
          <w:delText>Figure 5</w:delText>
        </w:r>
        <w:r w:rsidR="002F02B9" w:rsidDel="005A68F3">
          <w:rPr>
            <w:rFonts w:ascii="Times New Roman" w:hAnsi="Times New Roman" w:cs="Times New Roman"/>
            <w:sz w:val="24"/>
            <w:szCs w:val="24"/>
          </w:rPr>
          <w:fldChar w:fldCharType="end"/>
        </w:r>
        <w:r w:rsidR="00A245D2" w:rsidDel="005A68F3">
          <w:rPr>
            <w:rFonts w:ascii="Times New Roman" w:hAnsi="Times New Roman" w:cs="Times New Roman"/>
            <w:sz w:val="24"/>
            <w:szCs w:val="24"/>
          </w:rPr>
          <w:delText>)</w:delText>
        </w:r>
      </w:del>
      <w:r w:rsidR="00A245D2">
        <w:rPr>
          <w:rFonts w:ascii="Times New Roman" w:hAnsi="Times New Roman" w:cs="Times New Roman"/>
          <w:sz w:val="24"/>
          <w:szCs w:val="24"/>
        </w:rPr>
        <w:t xml:space="preserve">. </w:t>
      </w:r>
      <w:del w:id="255" w:author="David Rosenberg" w:date="2020-01-05T21:32:00Z">
        <w:r w:rsidR="006F1573" w:rsidDel="005A68F3">
          <w:rPr>
            <w:rFonts w:ascii="Times New Roman" w:hAnsi="Times New Roman" w:cs="Times New Roman"/>
            <w:sz w:val="24"/>
            <w:szCs w:val="24"/>
          </w:rPr>
          <w:delText>Moreover, t</w:delText>
        </w:r>
      </w:del>
      <w:ins w:id="256" w:author="David Rosenberg" w:date="2020-01-05T21:32:00Z">
        <w:r>
          <w:rPr>
            <w:rFonts w:ascii="Times New Roman" w:hAnsi="Times New Roman" w:cs="Times New Roman"/>
            <w:sz w:val="24"/>
            <w:szCs w:val="24"/>
          </w:rPr>
          <w:t>T</w:t>
        </w:r>
      </w:ins>
      <w:r w:rsidR="006F1573">
        <w:rPr>
          <w:rFonts w:ascii="Times New Roman" w:hAnsi="Times New Roman" w:cs="Times New Roman"/>
          <w:sz w:val="24"/>
          <w:szCs w:val="24"/>
        </w:rPr>
        <w:t xml:space="preserve">he scenario with low flow from 0:00 to 8:00 and high flow from 8:00 to 0:00 fits the observed hydrograph better than other scenarios. Hence, the scenario was selected for </w:t>
      </w:r>
      <w:del w:id="257" w:author="David Rosenberg" w:date="2020-01-05T21:32:00Z">
        <w:r w:rsidR="006F1573" w:rsidDel="005A68F3">
          <w:rPr>
            <w:rFonts w:ascii="Times New Roman" w:hAnsi="Times New Roman" w:cs="Times New Roman"/>
            <w:sz w:val="24"/>
            <w:szCs w:val="24"/>
          </w:rPr>
          <w:delText>further simulations</w:delText>
        </w:r>
      </w:del>
      <w:ins w:id="258" w:author="David Rosenberg" w:date="2020-01-05T21:32:00Z">
        <w:r>
          <w:rPr>
            <w:rFonts w:ascii="Times New Roman" w:hAnsi="Times New Roman" w:cs="Times New Roman"/>
            <w:sz w:val="24"/>
            <w:szCs w:val="24"/>
          </w:rPr>
          <w:t>tradeoff analysis</w:t>
        </w:r>
      </w:ins>
      <w:r w:rsidR="006F1573">
        <w:rPr>
          <w:rFonts w:ascii="Times New Roman" w:hAnsi="Times New Roman" w:cs="Times New Roman"/>
          <w:sz w:val="24"/>
          <w:szCs w:val="24"/>
        </w:rPr>
        <w:t>.</w:t>
      </w:r>
    </w:p>
    <w:p w14:paraId="2C61CB22" w14:textId="6344AAE5" w:rsidR="00260921" w:rsidRDefault="00260921" w:rsidP="00B419A4">
      <w:pPr>
        <w:jc w:val="center"/>
        <w:rPr>
          <w:sz w:val="24"/>
          <w:szCs w:val="24"/>
        </w:rPr>
      </w:pPr>
    </w:p>
    <w:p w14:paraId="25CFAB6F" w14:textId="77777777" w:rsidR="00AA18E4" w:rsidRDefault="00E15B63" w:rsidP="00AA18E4">
      <w:pPr>
        <w:keepNext/>
      </w:pPr>
      <w:r>
        <w:rPr>
          <w:noProof/>
        </w:rPr>
        <w:lastRenderedPageBreak/>
        <w:drawing>
          <wp:inline distT="0" distB="0" distL="0" distR="0" wp14:anchorId="0EE19BCD" wp14:editId="60F140E7">
            <wp:extent cx="6149975" cy="3721100"/>
            <wp:effectExtent l="0" t="0" r="3175" b="12700"/>
            <wp:docPr id="2" name="Chart 2">
              <a:extLst xmlns:a="http://schemas.openxmlformats.org/drawingml/2006/main">
                <a:ext uri="{FF2B5EF4-FFF2-40B4-BE49-F238E27FC236}">
                  <a16:creationId xmlns:a16="http://schemas.microsoft.com/office/drawing/2014/main" id="{8EA39D7F-B7CD-47BB-BABD-C365BD4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38D11D5" w14:textId="4D9E74C4" w:rsidR="00F542A3" w:rsidRPr="00AA18E4" w:rsidRDefault="00AA18E4" w:rsidP="00AA18E4">
      <w:pPr>
        <w:pStyle w:val="Caption"/>
        <w:jc w:val="center"/>
        <w:rPr>
          <w:rFonts w:ascii="Times New Roman" w:hAnsi="Times New Roman" w:cs="Times New Roman"/>
          <w:b/>
          <w:bCs/>
          <w:i w:val="0"/>
          <w:iCs w:val="0"/>
          <w:color w:val="auto"/>
          <w:sz w:val="24"/>
          <w:szCs w:val="24"/>
        </w:rPr>
      </w:pPr>
      <w:r w:rsidRPr="00AA18E4">
        <w:rPr>
          <w:rFonts w:ascii="Times New Roman" w:hAnsi="Times New Roman" w:cs="Times New Roman"/>
          <w:b/>
          <w:bCs/>
          <w:i w:val="0"/>
          <w:iCs w:val="0"/>
          <w:color w:val="auto"/>
          <w:sz w:val="24"/>
          <w:szCs w:val="24"/>
        </w:rPr>
        <w:t xml:space="preserve">Figure </w:t>
      </w:r>
      <w:r w:rsidRPr="00AA18E4">
        <w:rPr>
          <w:rFonts w:ascii="Times New Roman" w:hAnsi="Times New Roman" w:cs="Times New Roman"/>
          <w:b/>
          <w:bCs/>
          <w:i w:val="0"/>
          <w:iCs w:val="0"/>
          <w:color w:val="auto"/>
          <w:sz w:val="24"/>
          <w:szCs w:val="24"/>
        </w:rPr>
        <w:fldChar w:fldCharType="begin"/>
      </w:r>
      <w:r w:rsidRPr="00AA18E4">
        <w:rPr>
          <w:rFonts w:ascii="Times New Roman" w:hAnsi="Times New Roman" w:cs="Times New Roman"/>
          <w:b/>
          <w:bCs/>
          <w:i w:val="0"/>
          <w:iCs w:val="0"/>
          <w:color w:val="auto"/>
          <w:sz w:val="24"/>
          <w:szCs w:val="24"/>
        </w:rPr>
        <w:instrText xml:space="preserve"> SEQ Figure \* ARABIC </w:instrText>
      </w:r>
      <w:r w:rsidRPr="00AA18E4">
        <w:rPr>
          <w:rFonts w:ascii="Times New Roman" w:hAnsi="Times New Roman" w:cs="Times New Roman"/>
          <w:b/>
          <w:bCs/>
          <w:i w:val="0"/>
          <w:iCs w:val="0"/>
          <w:color w:val="auto"/>
          <w:sz w:val="24"/>
          <w:szCs w:val="24"/>
        </w:rPr>
        <w:fldChar w:fldCharType="separate"/>
      </w:r>
      <w:ins w:id="259" w:author="Moazzam Rind" w:date="2021-02-16T11:39:00Z">
        <w:r w:rsidR="009F65CC">
          <w:rPr>
            <w:rFonts w:ascii="Times New Roman" w:hAnsi="Times New Roman" w:cs="Times New Roman"/>
            <w:b/>
            <w:bCs/>
            <w:i w:val="0"/>
            <w:iCs w:val="0"/>
            <w:noProof/>
            <w:color w:val="auto"/>
            <w:sz w:val="24"/>
            <w:szCs w:val="24"/>
          </w:rPr>
          <w:t>1</w:t>
        </w:r>
      </w:ins>
      <w:del w:id="260" w:author="Moazzam Rind" w:date="2021-02-16T11:39:00Z">
        <w:r w:rsidR="000A3BE7" w:rsidDel="009F65CC">
          <w:rPr>
            <w:rFonts w:ascii="Times New Roman" w:hAnsi="Times New Roman" w:cs="Times New Roman"/>
            <w:b/>
            <w:bCs/>
            <w:i w:val="0"/>
            <w:iCs w:val="0"/>
            <w:noProof/>
            <w:color w:val="auto"/>
            <w:sz w:val="24"/>
            <w:szCs w:val="24"/>
          </w:rPr>
          <w:delText>2</w:delText>
        </w:r>
      </w:del>
      <w:r w:rsidRPr="00AA18E4">
        <w:rPr>
          <w:rFonts w:ascii="Times New Roman" w:hAnsi="Times New Roman" w:cs="Times New Roman"/>
          <w:b/>
          <w:bCs/>
          <w:i w:val="0"/>
          <w:iCs w:val="0"/>
          <w:color w:val="auto"/>
          <w:sz w:val="24"/>
          <w:szCs w:val="24"/>
        </w:rPr>
        <w:fldChar w:fldCharType="end"/>
      </w:r>
      <w:r>
        <w:t xml:space="preserve"> </w:t>
      </w:r>
      <w:r w:rsidRPr="00A31D9A">
        <w:rPr>
          <w:rFonts w:ascii="Times New Roman" w:hAnsi="Times New Roman" w:cs="Times New Roman"/>
          <w:b/>
          <w:bCs/>
          <w:i w:val="0"/>
          <w:iCs w:val="0"/>
          <w:color w:val="auto"/>
          <w:sz w:val="24"/>
          <w:szCs w:val="24"/>
        </w:rPr>
        <w:t xml:space="preserve">Energy plot for different validation runs (April </w:t>
      </w:r>
      <w:commentRangeStart w:id="261"/>
      <w:r w:rsidRPr="00A31D9A">
        <w:rPr>
          <w:rFonts w:ascii="Times New Roman" w:hAnsi="Times New Roman" w:cs="Times New Roman"/>
          <w:b/>
          <w:bCs/>
          <w:i w:val="0"/>
          <w:iCs w:val="0"/>
          <w:color w:val="auto"/>
          <w:sz w:val="24"/>
          <w:szCs w:val="24"/>
        </w:rPr>
        <w:t>20</w:t>
      </w:r>
      <w:commentRangeStart w:id="262"/>
      <w:r w:rsidRPr="00A31D9A">
        <w:rPr>
          <w:rFonts w:ascii="Times New Roman" w:hAnsi="Times New Roman" w:cs="Times New Roman"/>
          <w:b/>
          <w:bCs/>
          <w:i w:val="0"/>
          <w:iCs w:val="0"/>
          <w:color w:val="auto"/>
          <w:sz w:val="24"/>
          <w:szCs w:val="24"/>
        </w:rPr>
        <w:t>18</w:t>
      </w:r>
      <w:commentRangeEnd w:id="262"/>
      <w:r w:rsidR="005A68F3">
        <w:rPr>
          <w:rStyle w:val="CommentReference"/>
          <w:i w:val="0"/>
          <w:iCs w:val="0"/>
          <w:color w:val="auto"/>
        </w:rPr>
        <w:commentReference w:id="262"/>
      </w:r>
      <w:commentRangeEnd w:id="261"/>
      <w:r w:rsidR="005A68F3">
        <w:rPr>
          <w:rStyle w:val="CommentReference"/>
          <w:i w:val="0"/>
          <w:iCs w:val="0"/>
          <w:color w:val="auto"/>
        </w:rPr>
        <w:commentReference w:id="261"/>
      </w:r>
      <w:r w:rsidRPr="00A31D9A">
        <w:rPr>
          <w:rFonts w:ascii="Times New Roman" w:hAnsi="Times New Roman" w:cs="Times New Roman"/>
          <w:b/>
          <w:bCs/>
          <w:i w:val="0"/>
          <w:iCs w:val="0"/>
          <w:color w:val="auto"/>
          <w:sz w:val="24"/>
          <w:szCs w:val="24"/>
        </w:rPr>
        <w:t>)</w:t>
      </w:r>
      <w:bookmarkStart w:id="263" w:name="_Ref28367058"/>
      <w:r w:rsidR="00A31D9A">
        <w:rPr>
          <w:noProof/>
        </w:rPr>
        <mc:AlternateContent>
          <mc:Choice Requires="wps">
            <w:drawing>
              <wp:anchor distT="0" distB="0" distL="114300" distR="114300" simplePos="0" relativeHeight="251715584" behindDoc="0" locked="0" layoutInCell="1" allowOverlap="1" wp14:anchorId="11BB7540" wp14:editId="3CDED009">
                <wp:simplePos x="0" y="0"/>
                <wp:positionH relativeFrom="column">
                  <wp:posOffset>79375</wp:posOffset>
                </wp:positionH>
                <wp:positionV relativeFrom="paragraph">
                  <wp:posOffset>4110990</wp:posOffset>
                </wp:positionV>
                <wp:extent cx="61404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140450" cy="635"/>
                        </a:xfrm>
                        <a:prstGeom prst="rect">
                          <a:avLst/>
                        </a:prstGeom>
                        <a:solidFill>
                          <a:prstClr val="white"/>
                        </a:solidFill>
                        <a:ln>
                          <a:noFill/>
                        </a:ln>
                      </wps:spPr>
                      <wps:txbx>
                        <w:txbxContent>
                          <w:p w14:paraId="0617045A" w14:textId="66A81B98" w:rsidR="00B33A26" w:rsidRPr="00A31D9A" w:rsidRDefault="00B33A26" w:rsidP="00A31D9A">
                            <w:pPr>
                              <w:pStyle w:val="Caption"/>
                              <w:jc w:val="center"/>
                              <w:rPr>
                                <w:rFonts w:ascii="Times New Roman" w:hAnsi="Times New Roman" w:cs="Times New Roman"/>
                                <w:b/>
                                <w:bCs/>
                                <w:i w:val="0"/>
                                <w:iCs w:val="0"/>
                                <w:noProof/>
                                <w:color w:val="auto"/>
                                <w:sz w:val="24"/>
                                <w:szCs w:val="24"/>
                              </w:rPr>
                            </w:pPr>
                            <w:bookmarkStart w:id="264" w:name="_Ref28367096"/>
                            <w:r w:rsidRPr="00A31D9A">
                              <w:rPr>
                                <w:rFonts w:ascii="Times New Roman" w:hAnsi="Times New Roman" w:cs="Times New Roman"/>
                                <w:b/>
                                <w:bCs/>
                                <w:i w:val="0"/>
                                <w:iCs w:val="0"/>
                                <w:color w:val="auto"/>
                                <w:sz w:val="24"/>
                                <w:szCs w:val="24"/>
                              </w:rPr>
                              <w:t xml:space="preserve">Figure </w:t>
                            </w:r>
                            <w:r w:rsidRPr="00A31D9A">
                              <w:rPr>
                                <w:rFonts w:ascii="Times New Roman" w:hAnsi="Times New Roman" w:cs="Times New Roman"/>
                                <w:b/>
                                <w:bCs/>
                                <w:i w:val="0"/>
                                <w:iCs w:val="0"/>
                                <w:color w:val="auto"/>
                                <w:sz w:val="24"/>
                                <w:szCs w:val="24"/>
                              </w:rPr>
                              <w:fldChar w:fldCharType="begin"/>
                            </w:r>
                            <w:r w:rsidRPr="00A31D9A">
                              <w:rPr>
                                <w:rFonts w:ascii="Times New Roman" w:hAnsi="Times New Roman" w:cs="Times New Roman"/>
                                <w:b/>
                                <w:bCs/>
                                <w:i w:val="0"/>
                                <w:iCs w:val="0"/>
                                <w:color w:val="auto"/>
                                <w:sz w:val="24"/>
                                <w:szCs w:val="24"/>
                              </w:rPr>
                              <w:instrText xml:space="preserve"> SEQ Figure \* ARABIC </w:instrText>
                            </w:r>
                            <w:r w:rsidRPr="00A31D9A">
                              <w:rPr>
                                <w:rFonts w:ascii="Times New Roman" w:hAnsi="Times New Roman" w:cs="Times New Roman"/>
                                <w:b/>
                                <w:bCs/>
                                <w:i w:val="0"/>
                                <w:iCs w:val="0"/>
                                <w:color w:val="auto"/>
                                <w:sz w:val="24"/>
                                <w:szCs w:val="24"/>
                              </w:rPr>
                              <w:fldChar w:fldCharType="separate"/>
                            </w:r>
                            <w:ins w:id="265" w:author="Moazzam Rind" w:date="2021-02-16T11:39:00Z">
                              <w:r w:rsidR="009F65CC">
                                <w:rPr>
                                  <w:rFonts w:ascii="Times New Roman" w:hAnsi="Times New Roman" w:cs="Times New Roman"/>
                                  <w:b/>
                                  <w:bCs/>
                                  <w:i w:val="0"/>
                                  <w:iCs w:val="0"/>
                                  <w:noProof/>
                                  <w:color w:val="auto"/>
                                  <w:sz w:val="24"/>
                                  <w:szCs w:val="24"/>
                                </w:rPr>
                                <w:t>2</w:t>
                              </w:r>
                            </w:ins>
                            <w:del w:id="266" w:author="Moazzam Rind" w:date="2021-02-16T11:39:00Z">
                              <w:r w:rsidDel="009F65CC">
                                <w:rPr>
                                  <w:rFonts w:ascii="Times New Roman" w:hAnsi="Times New Roman" w:cs="Times New Roman"/>
                                  <w:b/>
                                  <w:bCs/>
                                  <w:i w:val="0"/>
                                  <w:iCs w:val="0"/>
                                  <w:noProof/>
                                  <w:color w:val="auto"/>
                                  <w:sz w:val="24"/>
                                  <w:szCs w:val="24"/>
                                </w:rPr>
                                <w:delText>3</w:delText>
                              </w:r>
                            </w:del>
                            <w:r w:rsidRPr="00A31D9A">
                              <w:rPr>
                                <w:rFonts w:ascii="Times New Roman" w:hAnsi="Times New Roman" w:cs="Times New Roman"/>
                                <w:b/>
                                <w:bCs/>
                                <w:i w:val="0"/>
                                <w:iCs w:val="0"/>
                                <w:color w:val="auto"/>
                                <w:sz w:val="24"/>
                                <w:szCs w:val="24"/>
                              </w:rPr>
                              <w:fldChar w:fldCharType="end"/>
                            </w:r>
                            <w:bookmarkEnd w:id="264"/>
                            <w:r w:rsidRPr="00A31D9A">
                              <w:rPr>
                                <w:rFonts w:ascii="Times New Roman" w:hAnsi="Times New Roman" w:cs="Times New Roman"/>
                                <w:b/>
                                <w:bCs/>
                                <w:i w:val="0"/>
                                <w:iCs w:val="0"/>
                                <w:color w:val="auto"/>
                                <w:sz w:val="24"/>
                                <w:szCs w:val="24"/>
                              </w:rPr>
                              <w:t xml:space="preserve"> Energy plot for different validation runs (June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B7540" id="Text Box 15" o:spid="_x0000_s1027" type="#_x0000_t202" style="position:absolute;left:0;text-align:left;margin-left:6.25pt;margin-top:323.7pt;width:483.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" stroked="f">
                <v:textbox style="mso-fit-shape-to-text:t" inset="0,0,0,0">
                  <w:txbxContent>
                    <w:p w14:paraId="0617045A" w14:textId="66A81B98" w:rsidR="00B33A26" w:rsidRPr="00A31D9A" w:rsidRDefault="00B33A26" w:rsidP="00A31D9A">
                      <w:pPr>
                        <w:pStyle w:val="Caption"/>
                        <w:jc w:val="center"/>
                        <w:rPr>
                          <w:rFonts w:ascii="Times New Roman" w:hAnsi="Times New Roman" w:cs="Times New Roman"/>
                          <w:b/>
                          <w:bCs/>
                          <w:i w:val="0"/>
                          <w:iCs w:val="0"/>
                          <w:noProof/>
                          <w:color w:val="auto"/>
                          <w:sz w:val="24"/>
                          <w:szCs w:val="24"/>
                        </w:rPr>
                      </w:pPr>
                      <w:bookmarkStart w:id="267" w:name="_Ref28367096"/>
                      <w:r w:rsidRPr="00A31D9A">
                        <w:rPr>
                          <w:rFonts w:ascii="Times New Roman" w:hAnsi="Times New Roman" w:cs="Times New Roman"/>
                          <w:b/>
                          <w:bCs/>
                          <w:i w:val="0"/>
                          <w:iCs w:val="0"/>
                          <w:color w:val="auto"/>
                          <w:sz w:val="24"/>
                          <w:szCs w:val="24"/>
                        </w:rPr>
                        <w:t xml:space="preserve">Figure </w:t>
                      </w:r>
                      <w:r w:rsidRPr="00A31D9A">
                        <w:rPr>
                          <w:rFonts w:ascii="Times New Roman" w:hAnsi="Times New Roman" w:cs="Times New Roman"/>
                          <w:b/>
                          <w:bCs/>
                          <w:i w:val="0"/>
                          <w:iCs w:val="0"/>
                          <w:color w:val="auto"/>
                          <w:sz w:val="24"/>
                          <w:szCs w:val="24"/>
                        </w:rPr>
                        <w:fldChar w:fldCharType="begin"/>
                      </w:r>
                      <w:r w:rsidRPr="00A31D9A">
                        <w:rPr>
                          <w:rFonts w:ascii="Times New Roman" w:hAnsi="Times New Roman" w:cs="Times New Roman"/>
                          <w:b/>
                          <w:bCs/>
                          <w:i w:val="0"/>
                          <w:iCs w:val="0"/>
                          <w:color w:val="auto"/>
                          <w:sz w:val="24"/>
                          <w:szCs w:val="24"/>
                        </w:rPr>
                        <w:instrText xml:space="preserve"> SEQ Figure \* ARABIC </w:instrText>
                      </w:r>
                      <w:r w:rsidRPr="00A31D9A">
                        <w:rPr>
                          <w:rFonts w:ascii="Times New Roman" w:hAnsi="Times New Roman" w:cs="Times New Roman"/>
                          <w:b/>
                          <w:bCs/>
                          <w:i w:val="0"/>
                          <w:iCs w:val="0"/>
                          <w:color w:val="auto"/>
                          <w:sz w:val="24"/>
                          <w:szCs w:val="24"/>
                        </w:rPr>
                        <w:fldChar w:fldCharType="separate"/>
                      </w:r>
                      <w:ins w:id="268" w:author="Moazzam Rind" w:date="2021-02-16T11:39:00Z">
                        <w:r w:rsidR="009F65CC">
                          <w:rPr>
                            <w:rFonts w:ascii="Times New Roman" w:hAnsi="Times New Roman" w:cs="Times New Roman"/>
                            <w:b/>
                            <w:bCs/>
                            <w:i w:val="0"/>
                            <w:iCs w:val="0"/>
                            <w:noProof/>
                            <w:color w:val="auto"/>
                            <w:sz w:val="24"/>
                            <w:szCs w:val="24"/>
                          </w:rPr>
                          <w:t>2</w:t>
                        </w:r>
                      </w:ins>
                      <w:del w:id="269" w:author="Moazzam Rind" w:date="2021-02-16T11:39:00Z">
                        <w:r w:rsidDel="009F65CC">
                          <w:rPr>
                            <w:rFonts w:ascii="Times New Roman" w:hAnsi="Times New Roman" w:cs="Times New Roman"/>
                            <w:b/>
                            <w:bCs/>
                            <w:i w:val="0"/>
                            <w:iCs w:val="0"/>
                            <w:noProof/>
                            <w:color w:val="auto"/>
                            <w:sz w:val="24"/>
                            <w:szCs w:val="24"/>
                          </w:rPr>
                          <w:delText>3</w:delText>
                        </w:r>
                      </w:del>
                      <w:r w:rsidRPr="00A31D9A">
                        <w:rPr>
                          <w:rFonts w:ascii="Times New Roman" w:hAnsi="Times New Roman" w:cs="Times New Roman"/>
                          <w:b/>
                          <w:bCs/>
                          <w:i w:val="0"/>
                          <w:iCs w:val="0"/>
                          <w:color w:val="auto"/>
                          <w:sz w:val="24"/>
                          <w:szCs w:val="24"/>
                        </w:rPr>
                        <w:fldChar w:fldCharType="end"/>
                      </w:r>
                      <w:bookmarkEnd w:id="267"/>
                      <w:r w:rsidRPr="00A31D9A">
                        <w:rPr>
                          <w:rFonts w:ascii="Times New Roman" w:hAnsi="Times New Roman" w:cs="Times New Roman"/>
                          <w:b/>
                          <w:bCs/>
                          <w:i w:val="0"/>
                          <w:iCs w:val="0"/>
                          <w:color w:val="auto"/>
                          <w:sz w:val="24"/>
                          <w:szCs w:val="24"/>
                        </w:rPr>
                        <w:t xml:space="preserve"> Energy plot for different validation runs (June 2018)</w:t>
                      </w:r>
                    </w:p>
                  </w:txbxContent>
                </v:textbox>
                <w10:wrap type="square"/>
              </v:shape>
            </w:pict>
          </mc:Fallback>
        </mc:AlternateContent>
      </w:r>
      <w:bookmarkEnd w:id="263"/>
      <w:r w:rsidR="00A24978" w:rsidRPr="00A31D9A">
        <w:rPr>
          <w:rFonts w:ascii="Times New Roman" w:hAnsi="Times New Roman" w:cs="Times New Roman"/>
          <w:b/>
          <w:bCs/>
          <w:i w:val="0"/>
          <w:iCs w:val="0"/>
          <w:noProof/>
          <w:sz w:val="24"/>
          <w:szCs w:val="24"/>
        </w:rPr>
        <w:drawing>
          <wp:anchor distT="0" distB="0" distL="114300" distR="114300" simplePos="0" relativeHeight="251678720" behindDoc="0" locked="0" layoutInCell="1" allowOverlap="1" wp14:anchorId="5D39A7C6" wp14:editId="1DE062B0">
            <wp:simplePos x="0" y="0"/>
            <wp:positionH relativeFrom="margin">
              <wp:align>left</wp:align>
            </wp:positionH>
            <wp:positionV relativeFrom="page">
              <wp:posOffset>5149850</wp:posOffset>
            </wp:positionV>
            <wp:extent cx="6140450" cy="3613150"/>
            <wp:effectExtent l="0" t="0" r="12700" b="6350"/>
            <wp:wrapSquare wrapText="bothSides"/>
            <wp:docPr id="240" name="Chart 240">
              <a:extLst xmlns:a="http://schemas.openxmlformats.org/drawingml/2006/main">
                <a:ext uri="{FF2B5EF4-FFF2-40B4-BE49-F238E27FC236}">
                  <a16:creationId xmlns:a16="http://schemas.microsoft.com/office/drawing/2014/main" id="{8234C586-23A3-405E-9672-D01552FAB2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14:paraId="19926B3F" w14:textId="0AEB83CE" w:rsidR="007E687F" w:rsidRPr="000B442B" w:rsidRDefault="00AA18E4" w:rsidP="000B442B">
      <w:pPr>
        <w:jc w:val="both"/>
        <w:rPr>
          <w:sz w:val="24"/>
          <w:szCs w:val="24"/>
        </w:rPr>
      </w:pPr>
      <w:r>
        <w:rPr>
          <w:noProof/>
        </w:rPr>
        <w:lastRenderedPageBreak/>
        <mc:AlternateContent>
          <mc:Choice Requires="wps">
            <w:drawing>
              <wp:anchor distT="0" distB="0" distL="114300" distR="114300" simplePos="0" relativeHeight="251738112" behindDoc="0" locked="0" layoutInCell="1" allowOverlap="1" wp14:anchorId="3AA8DAD7" wp14:editId="2A1C6EA4">
                <wp:simplePos x="0" y="0"/>
                <wp:positionH relativeFrom="margin">
                  <wp:align>center</wp:align>
                </wp:positionH>
                <wp:positionV relativeFrom="paragraph">
                  <wp:posOffset>3609975</wp:posOffset>
                </wp:positionV>
                <wp:extent cx="5746750" cy="409575"/>
                <wp:effectExtent l="0" t="0" r="6350" b="9525"/>
                <wp:wrapSquare wrapText="bothSides"/>
                <wp:docPr id="3" name="Text Box 3"/>
                <wp:cNvGraphicFramePr/>
                <a:graphic xmlns:a="http://schemas.openxmlformats.org/drawingml/2006/main">
                  <a:graphicData uri="http://schemas.microsoft.com/office/word/2010/wordprocessingShape">
                    <wps:wsp>
                      <wps:cNvSpPr txBox="1"/>
                      <wps:spPr>
                        <a:xfrm>
                          <a:off x="0" y="0"/>
                          <a:ext cx="5746750" cy="409698"/>
                        </a:xfrm>
                        <a:prstGeom prst="rect">
                          <a:avLst/>
                        </a:prstGeom>
                        <a:solidFill>
                          <a:prstClr val="white"/>
                        </a:solidFill>
                        <a:ln>
                          <a:noFill/>
                        </a:ln>
                      </wps:spPr>
                      <wps:txbx>
                        <w:txbxContent>
                          <w:p w14:paraId="202393D3" w14:textId="3E350C83" w:rsidR="00B33A26" w:rsidRPr="009E0B68" w:rsidRDefault="00B33A26" w:rsidP="00AA18E4">
                            <w:pPr>
                              <w:pStyle w:val="Caption"/>
                              <w:jc w:val="center"/>
                              <w:rPr>
                                <w:noProof/>
                              </w:rPr>
                            </w:pPr>
                            <w:r w:rsidRPr="00AA18E4">
                              <w:rPr>
                                <w:rFonts w:ascii="Times New Roman" w:hAnsi="Times New Roman" w:cs="Times New Roman"/>
                                <w:b/>
                                <w:bCs/>
                                <w:i w:val="0"/>
                                <w:iCs w:val="0"/>
                                <w:color w:val="auto"/>
                                <w:sz w:val="24"/>
                                <w:szCs w:val="24"/>
                              </w:rPr>
                              <w:t xml:space="preserve">Figure </w:t>
                            </w:r>
                            <w:r w:rsidRPr="00AA18E4">
                              <w:rPr>
                                <w:rFonts w:ascii="Times New Roman" w:hAnsi="Times New Roman" w:cs="Times New Roman"/>
                                <w:b/>
                                <w:bCs/>
                                <w:i w:val="0"/>
                                <w:iCs w:val="0"/>
                                <w:color w:val="auto"/>
                                <w:sz w:val="24"/>
                                <w:szCs w:val="24"/>
                              </w:rPr>
                              <w:fldChar w:fldCharType="begin"/>
                            </w:r>
                            <w:r w:rsidRPr="00AA18E4">
                              <w:rPr>
                                <w:rFonts w:ascii="Times New Roman" w:hAnsi="Times New Roman" w:cs="Times New Roman"/>
                                <w:b/>
                                <w:bCs/>
                                <w:i w:val="0"/>
                                <w:iCs w:val="0"/>
                                <w:color w:val="auto"/>
                                <w:sz w:val="24"/>
                                <w:szCs w:val="24"/>
                              </w:rPr>
                              <w:instrText xml:space="preserve"> SEQ Figure \* ARABIC </w:instrText>
                            </w:r>
                            <w:r w:rsidRPr="00AA18E4">
                              <w:rPr>
                                <w:rFonts w:ascii="Times New Roman" w:hAnsi="Times New Roman" w:cs="Times New Roman"/>
                                <w:b/>
                                <w:bCs/>
                                <w:i w:val="0"/>
                                <w:iCs w:val="0"/>
                                <w:color w:val="auto"/>
                                <w:sz w:val="24"/>
                                <w:szCs w:val="24"/>
                              </w:rPr>
                              <w:fldChar w:fldCharType="separate"/>
                            </w:r>
                            <w:ins w:id="270" w:author="Moazzam Rind" w:date="2021-02-16T11:39:00Z">
                              <w:r w:rsidR="009F65CC">
                                <w:rPr>
                                  <w:rFonts w:ascii="Times New Roman" w:hAnsi="Times New Roman" w:cs="Times New Roman"/>
                                  <w:b/>
                                  <w:bCs/>
                                  <w:i w:val="0"/>
                                  <w:iCs w:val="0"/>
                                  <w:noProof/>
                                  <w:color w:val="auto"/>
                                  <w:sz w:val="24"/>
                                  <w:szCs w:val="24"/>
                                </w:rPr>
                                <w:t>3</w:t>
                              </w:r>
                            </w:ins>
                            <w:del w:id="271" w:author="Moazzam Rind" w:date="2021-02-16T11:39:00Z">
                              <w:r w:rsidDel="009F65CC">
                                <w:rPr>
                                  <w:rFonts w:ascii="Times New Roman" w:hAnsi="Times New Roman" w:cs="Times New Roman"/>
                                  <w:b/>
                                  <w:bCs/>
                                  <w:i w:val="0"/>
                                  <w:iCs w:val="0"/>
                                  <w:noProof/>
                                  <w:color w:val="auto"/>
                                  <w:sz w:val="24"/>
                                  <w:szCs w:val="24"/>
                                </w:rPr>
                                <w:delText>4</w:delText>
                              </w:r>
                            </w:del>
                            <w:r w:rsidRPr="00AA18E4">
                              <w:rPr>
                                <w:rFonts w:ascii="Times New Roman" w:hAnsi="Times New Roman" w:cs="Times New Roman"/>
                                <w:b/>
                                <w:bCs/>
                                <w:i w:val="0"/>
                                <w:iCs w:val="0"/>
                                <w:color w:val="auto"/>
                                <w:sz w:val="24"/>
                                <w:szCs w:val="24"/>
                              </w:rPr>
                              <w:fldChar w:fldCharType="end"/>
                            </w:r>
                            <w:ins w:id="272" w:author="David Rosenberg" w:date="2020-01-05T21:34:00Z">
                              <w:r w:rsidR="005A68F3">
                                <w:rPr>
                                  <w:rFonts w:ascii="Times New Roman" w:hAnsi="Times New Roman" w:cs="Times New Roman"/>
                                  <w:b/>
                                  <w:bCs/>
                                  <w:i w:val="0"/>
                                  <w:iCs w:val="0"/>
                                  <w:color w:val="auto"/>
                                  <w:sz w:val="24"/>
                                  <w:szCs w:val="24"/>
                                </w:rPr>
                                <w:t>.</w:t>
                              </w:r>
                            </w:ins>
                            <w:r>
                              <w:rPr>
                                <w:noProof/>
                              </w:rPr>
                              <w:t xml:space="preserve"> </w:t>
                            </w:r>
                            <w:r w:rsidRPr="002F02B9">
                              <w:rPr>
                                <w:rFonts w:ascii="Times New Roman" w:hAnsi="Times New Roman" w:cs="Times New Roman"/>
                                <w:b/>
                                <w:bCs/>
                                <w:i w:val="0"/>
                                <w:iCs w:val="0"/>
                                <w:color w:val="auto"/>
                                <w:sz w:val="24"/>
                                <w:szCs w:val="24"/>
                              </w:rPr>
                              <w:t>Hydrograph</w:t>
                            </w:r>
                            <w:ins w:id="273" w:author="David Rosenberg" w:date="2020-01-05T21:34:00Z">
                              <w:r w:rsidR="005A68F3">
                                <w:rPr>
                                  <w:rFonts w:ascii="Times New Roman" w:hAnsi="Times New Roman" w:cs="Times New Roman"/>
                                  <w:b/>
                                  <w:bCs/>
                                  <w:i w:val="0"/>
                                  <w:iCs w:val="0"/>
                                  <w:color w:val="auto"/>
                                  <w:sz w:val="24"/>
                                  <w:szCs w:val="24"/>
                                </w:rPr>
                                <w:t>s</w:t>
                              </w:r>
                            </w:ins>
                            <w:r w:rsidRPr="002F02B9">
                              <w:rPr>
                                <w:rFonts w:ascii="Times New Roman" w:hAnsi="Times New Roman" w:cs="Times New Roman"/>
                                <w:b/>
                                <w:bCs/>
                                <w:i w:val="0"/>
                                <w:iCs w:val="0"/>
                                <w:color w:val="auto"/>
                                <w:sz w:val="24"/>
                                <w:szCs w:val="24"/>
                              </w:rPr>
                              <w:t xml:space="preserve"> for different validation runs</w:t>
                            </w:r>
                            <w:ins w:id="274" w:author="David Rosenberg" w:date="2020-01-05T21:34:00Z">
                              <w:r w:rsidR="005A68F3">
                                <w:rPr>
                                  <w:rFonts w:ascii="Times New Roman" w:hAnsi="Times New Roman" w:cs="Times New Roman"/>
                                  <w:b/>
                                  <w:bCs/>
                                  <w:i w:val="0"/>
                                  <w:iCs w:val="0"/>
                                  <w:color w:val="auto"/>
                                  <w:sz w:val="24"/>
                                  <w:szCs w:val="24"/>
                                </w:rPr>
                                <w:t xml:space="preserve"> with monthly flow of </w:t>
                              </w:r>
                            </w:ins>
                            <w:ins w:id="275" w:author="David Rosenberg" w:date="2020-01-05T21:35:00Z">
                              <w:r w:rsidR="005A68F3">
                                <w:rPr>
                                  <w:rFonts w:ascii="Times New Roman" w:hAnsi="Times New Roman" w:cs="Times New Roman"/>
                                  <w:b/>
                                  <w:bCs/>
                                  <w:i w:val="0"/>
                                  <w:iCs w:val="0"/>
                                  <w:color w:val="auto"/>
                                  <w:sz w:val="24"/>
                                  <w:szCs w:val="24"/>
                                </w:rPr>
                                <w:t>0.75 Mill acre-feet</w:t>
                              </w:r>
                            </w:ins>
                            <w:r w:rsidRPr="002F02B9">
                              <w:rPr>
                                <w:rFonts w:ascii="Times New Roman" w:hAnsi="Times New Roman" w:cs="Times New Roman"/>
                                <w:b/>
                                <w:bCs/>
                                <w:i w:val="0"/>
                                <w:iCs w:val="0"/>
                                <w:color w:val="auto"/>
                                <w:sz w:val="24"/>
                                <w:szCs w:val="24"/>
                              </w:rPr>
                              <w:t xml:space="preserve"> (April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8DAD7" id="Text Box 3" o:spid="_x0000_s1028" type="#_x0000_t202" style="position:absolute;left:0;text-align:left;margin-left:0;margin-top:284.25pt;width:452.5pt;height:32.25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" stroked="f">
                <v:textbox inset="0,0,0,0">
                  <w:txbxContent>
                    <w:p w14:paraId="202393D3" w14:textId="3E350C83" w:rsidR="00B33A26" w:rsidRPr="009E0B68" w:rsidRDefault="00B33A26" w:rsidP="00AA18E4">
                      <w:pPr>
                        <w:pStyle w:val="Caption"/>
                        <w:jc w:val="center"/>
                        <w:rPr>
                          <w:noProof/>
                        </w:rPr>
                      </w:pPr>
                      <w:r w:rsidRPr="00AA18E4">
                        <w:rPr>
                          <w:rFonts w:ascii="Times New Roman" w:hAnsi="Times New Roman" w:cs="Times New Roman"/>
                          <w:b/>
                          <w:bCs/>
                          <w:i w:val="0"/>
                          <w:iCs w:val="0"/>
                          <w:color w:val="auto"/>
                          <w:sz w:val="24"/>
                          <w:szCs w:val="24"/>
                        </w:rPr>
                        <w:t xml:space="preserve">Figure </w:t>
                      </w:r>
                      <w:r w:rsidRPr="00AA18E4">
                        <w:rPr>
                          <w:rFonts w:ascii="Times New Roman" w:hAnsi="Times New Roman" w:cs="Times New Roman"/>
                          <w:b/>
                          <w:bCs/>
                          <w:i w:val="0"/>
                          <w:iCs w:val="0"/>
                          <w:color w:val="auto"/>
                          <w:sz w:val="24"/>
                          <w:szCs w:val="24"/>
                        </w:rPr>
                        <w:fldChar w:fldCharType="begin"/>
                      </w:r>
                      <w:r w:rsidRPr="00AA18E4">
                        <w:rPr>
                          <w:rFonts w:ascii="Times New Roman" w:hAnsi="Times New Roman" w:cs="Times New Roman"/>
                          <w:b/>
                          <w:bCs/>
                          <w:i w:val="0"/>
                          <w:iCs w:val="0"/>
                          <w:color w:val="auto"/>
                          <w:sz w:val="24"/>
                          <w:szCs w:val="24"/>
                        </w:rPr>
                        <w:instrText xml:space="preserve"> SEQ Figure \* ARABIC </w:instrText>
                      </w:r>
                      <w:r w:rsidRPr="00AA18E4">
                        <w:rPr>
                          <w:rFonts w:ascii="Times New Roman" w:hAnsi="Times New Roman" w:cs="Times New Roman"/>
                          <w:b/>
                          <w:bCs/>
                          <w:i w:val="0"/>
                          <w:iCs w:val="0"/>
                          <w:color w:val="auto"/>
                          <w:sz w:val="24"/>
                          <w:szCs w:val="24"/>
                        </w:rPr>
                        <w:fldChar w:fldCharType="separate"/>
                      </w:r>
                      <w:ins w:id="276" w:author="Moazzam Rind" w:date="2021-02-16T11:39:00Z">
                        <w:r w:rsidR="009F65CC">
                          <w:rPr>
                            <w:rFonts w:ascii="Times New Roman" w:hAnsi="Times New Roman" w:cs="Times New Roman"/>
                            <w:b/>
                            <w:bCs/>
                            <w:i w:val="0"/>
                            <w:iCs w:val="0"/>
                            <w:noProof/>
                            <w:color w:val="auto"/>
                            <w:sz w:val="24"/>
                            <w:szCs w:val="24"/>
                          </w:rPr>
                          <w:t>3</w:t>
                        </w:r>
                      </w:ins>
                      <w:del w:id="277" w:author="Moazzam Rind" w:date="2021-02-16T11:39:00Z">
                        <w:r w:rsidDel="009F65CC">
                          <w:rPr>
                            <w:rFonts w:ascii="Times New Roman" w:hAnsi="Times New Roman" w:cs="Times New Roman"/>
                            <w:b/>
                            <w:bCs/>
                            <w:i w:val="0"/>
                            <w:iCs w:val="0"/>
                            <w:noProof/>
                            <w:color w:val="auto"/>
                            <w:sz w:val="24"/>
                            <w:szCs w:val="24"/>
                          </w:rPr>
                          <w:delText>4</w:delText>
                        </w:r>
                      </w:del>
                      <w:r w:rsidRPr="00AA18E4">
                        <w:rPr>
                          <w:rFonts w:ascii="Times New Roman" w:hAnsi="Times New Roman" w:cs="Times New Roman"/>
                          <w:b/>
                          <w:bCs/>
                          <w:i w:val="0"/>
                          <w:iCs w:val="0"/>
                          <w:color w:val="auto"/>
                          <w:sz w:val="24"/>
                          <w:szCs w:val="24"/>
                        </w:rPr>
                        <w:fldChar w:fldCharType="end"/>
                      </w:r>
                      <w:ins w:id="278" w:author="David Rosenberg" w:date="2020-01-05T21:34:00Z">
                        <w:r w:rsidR="005A68F3">
                          <w:rPr>
                            <w:rFonts w:ascii="Times New Roman" w:hAnsi="Times New Roman" w:cs="Times New Roman"/>
                            <w:b/>
                            <w:bCs/>
                            <w:i w:val="0"/>
                            <w:iCs w:val="0"/>
                            <w:color w:val="auto"/>
                            <w:sz w:val="24"/>
                            <w:szCs w:val="24"/>
                          </w:rPr>
                          <w:t>.</w:t>
                        </w:r>
                      </w:ins>
                      <w:r>
                        <w:rPr>
                          <w:noProof/>
                        </w:rPr>
                        <w:t xml:space="preserve"> </w:t>
                      </w:r>
                      <w:r w:rsidRPr="002F02B9">
                        <w:rPr>
                          <w:rFonts w:ascii="Times New Roman" w:hAnsi="Times New Roman" w:cs="Times New Roman"/>
                          <w:b/>
                          <w:bCs/>
                          <w:i w:val="0"/>
                          <w:iCs w:val="0"/>
                          <w:color w:val="auto"/>
                          <w:sz w:val="24"/>
                          <w:szCs w:val="24"/>
                        </w:rPr>
                        <w:t>Hydrograph</w:t>
                      </w:r>
                      <w:ins w:id="279" w:author="David Rosenberg" w:date="2020-01-05T21:34:00Z">
                        <w:r w:rsidR="005A68F3">
                          <w:rPr>
                            <w:rFonts w:ascii="Times New Roman" w:hAnsi="Times New Roman" w:cs="Times New Roman"/>
                            <w:b/>
                            <w:bCs/>
                            <w:i w:val="0"/>
                            <w:iCs w:val="0"/>
                            <w:color w:val="auto"/>
                            <w:sz w:val="24"/>
                            <w:szCs w:val="24"/>
                          </w:rPr>
                          <w:t>s</w:t>
                        </w:r>
                      </w:ins>
                      <w:r w:rsidRPr="002F02B9">
                        <w:rPr>
                          <w:rFonts w:ascii="Times New Roman" w:hAnsi="Times New Roman" w:cs="Times New Roman"/>
                          <w:b/>
                          <w:bCs/>
                          <w:i w:val="0"/>
                          <w:iCs w:val="0"/>
                          <w:color w:val="auto"/>
                          <w:sz w:val="24"/>
                          <w:szCs w:val="24"/>
                        </w:rPr>
                        <w:t xml:space="preserve"> for different validation runs</w:t>
                      </w:r>
                      <w:ins w:id="280" w:author="David Rosenberg" w:date="2020-01-05T21:34:00Z">
                        <w:r w:rsidR="005A68F3">
                          <w:rPr>
                            <w:rFonts w:ascii="Times New Roman" w:hAnsi="Times New Roman" w:cs="Times New Roman"/>
                            <w:b/>
                            <w:bCs/>
                            <w:i w:val="0"/>
                            <w:iCs w:val="0"/>
                            <w:color w:val="auto"/>
                            <w:sz w:val="24"/>
                            <w:szCs w:val="24"/>
                          </w:rPr>
                          <w:t xml:space="preserve"> with monthly flow of </w:t>
                        </w:r>
                      </w:ins>
                      <w:ins w:id="281" w:author="David Rosenberg" w:date="2020-01-05T21:35:00Z">
                        <w:r w:rsidR="005A68F3">
                          <w:rPr>
                            <w:rFonts w:ascii="Times New Roman" w:hAnsi="Times New Roman" w:cs="Times New Roman"/>
                            <w:b/>
                            <w:bCs/>
                            <w:i w:val="0"/>
                            <w:iCs w:val="0"/>
                            <w:color w:val="auto"/>
                            <w:sz w:val="24"/>
                            <w:szCs w:val="24"/>
                          </w:rPr>
                          <w:t>0.75 Mill acre-feet</w:t>
                        </w:r>
                      </w:ins>
                      <w:r w:rsidRPr="002F02B9">
                        <w:rPr>
                          <w:rFonts w:ascii="Times New Roman" w:hAnsi="Times New Roman" w:cs="Times New Roman"/>
                          <w:b/>
                          <w:bCs/>
                          <w:i w:val="0"/>
                          <w:iCs w:val="0"/>
                          <w:color w:val="auto"/>
                          <w:sz w:val="24"/>
                          <w:szCs w:val="24"/>
                        </w:rPr>
                        <w:t xml:space="preserve"> (April 2018)</w:t>
                      </w:r>
                    </w:p>
                  </w:txbxContent>
                </v:textbox>
                <w10:wrap type="square" anchorx="margin"/>
              </v:shape>
            </w:pict>
          </mc:Fallback>
        </mc:AlternateContent>
      </w:r>
      <w:r>
        <w:rPr>
          <w:noProof/>
        </w:rPr>
        <w:drawing>
          <wp:anchor distT="0" distB="0" distL="114300" distR="114300" simplePos="0" relativeHeight="251663360" behindDoc="0" locked="0" layoutInCell="1" allowOverlap="1" wp14:anchorId="50075E70" wp14:editId="71AF5F38">
            <wp:simplePos x="0" y="0"/>
            <wp:positionH relativeFrom="margin">
              <wp:align>center</wp:align>
            </wp:positionH>
            <wp:positionV relativeFrom="page">
              <wp:posOffset>673100</wp:posOffset>
            </wp:positionV>
            <wp:extent cx="7223125" cy="3800475"/>
            <wp:effectExtent l="0" t="0" r="15875" b="9525"/>
            <wp:wrapSquare wrapText="bothSides"/>
            <wp:docPr id="5" name="Chart 5">
              <a:extLst xmlns:a="http://schemas.openxmlformats.org/drawingml/2006/main">
                <a:ext uri="{FF2B5EF4-FFF2-40B4-BE49-F238E27FC236}">
                  <a16:creationId xmlns:a16="http://schemas.microsoft.com/office/drawing/2014/main" id="{1B1279E9-2D91-4A6F-9BB9-C781A6F3BF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2F02B9">
        <w:rPr>
          <w:noProof/>
        </w:rPr>
        <mc:AlternateContent>
          <mc:Choice Requires="wps">
            <w:drawing>
              <wp:anchor distT="0" distB="0" distL="114300" distR="114300" simplePos="0" relativeHeight="251719680" behindDoc="0" locked="0" layoutInCell="1" allowOverlap="1" wp14:anchorId="7F902D82" wp14:editId="1E1D7FF4">
                <wp:simplePos x="0" y="0"/>
                <wp:positionH relativeFrom="column">
                  <wp:posOffset>-615950</wp:posOffset>
                </wp:positionH>
                <wp:positionV relativeFrom="paragraph">
                  <wp:posOffset>7959725</wp:posOffset>
                </wp:positionV>
                <wp:extent cx="72009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7200900" cy="635"/>
                        </a:xfrm>
                        <a:prstGeom prst="rect">
                          <a:avLst/>
                        </a:prstGeom>
                        <a:solidFill>
                          <a:prstClr val="white"/>
                        </a:solidFill>
                        <a:ln>
                          <a:noFill/>
                        </a:ln>
                      </wps:spPr>
                      <wps:txbx>
                        <w:txbxContent>
                          <w:p w14:paraId="6161A47A" w14:textId="5CF1FF7E" w:rsidR="00B33A26" w:rsidRPr="002F02B9" w:rsidRDefault="00B33A26" w:rsidP="002F02B9">
                            <w:pPr>
                              <w:pStyle w:val="Caption"/>
                              <w:jc w:val="center"/>
                              <w:rPr>
                                <w:rFonts w:ascii="Times New Roman" w:hAnsi="Times New Roman" w:cs="Times New Roman"/>
                                <w:b/>
                                <w:bCs/>
                                <w:i w:val="0"/>
                                <w:iCs w:val="0"/>
                                <w:noProof/>
                                <w:color w:val="auto"/>
                                <w:sz w:val="24"/>
                                <w:szCs w:val="24"/>
                              </w:rPr>
                            </w:pPr>
                            <w:bookmarkStart w:id="282" w:name="_Ref28369339"/>
                            <w:r w:rsidRPr="002F02B9">
                              <w:rPr>
                                <w:rFonts w:ascii="Times New Roman" w:hAnsi="Times New Roman" w:cs="Times New Roman"/>
                                <w:b/>
                                <w:bCs/>
                                <w:i w:val="0"/>
                                <w:iCs w:val="0"/>
                                <w:color w:val="auto"/>
                                <w:sz w:val="24"/>
                                <w:szCs w:val="24"/>
                              </w:rPr>
                              <w:t xml:space="preserve">Figure </w:t>
                            </w:r>
                            <w:r w:rsidRPr="002F02B9">
                              <w:rPr>
                                <w:rFonts w:ascii="Times New Roman" w:hAnsi="Times New Roman" w:cs="Times New Roman"/>
                                <w:b/>
                                <w:bCs/>
                                <w:i w:val="0"/>
                                <w:iCs w:val="0"/>
                                <w:color w:val="auto"/>
                                <w:sz w:val="24"/>
                                <w:szCs w:val="24"/>
                              </w:rPr>
                              <w:fldChar w:fldCharType="begin"/>
                            </w:r>
                            <w:r w:rsidRPr="002F02B9">
                              <w:rPr>
                                <w:rFonts w:ascii="Times New Roman" w:hAnsi="Times New Roman" w:cs="Times New Roman"/>
                                <w:b/>
                                <w:bCs/>
                                <w:i w:val="0"/>
                                <w:iCs w:val="0"/>
                                <w:color w:val="auto"/>
                                <w:sz w:val="24"/>
                                <w:szCs w:val="24"/>
                              </w:rPr>
                              <w:instrText xml:space="preserve"> SEQ Figure \* ARABIC </w:instrText>
                            </w:r>
                            <w:r w:rsidRPr="002F02B9">
                              <w:rPr>
                                <w:rFonts w:ascii="Times New Roman" w:hAnsi="Times New Roman" w:cs="Times New Roman"/>
                                <w:b/>
                                <w:bCs/>
                                <w:i w:val="0"/>
                                <w:iCs w:val="0"/>
                                <w:color w:val="auto"/>
                                <w:sz w:val="24"/>
                                <w:szCs w:val="24"/>
                              </w:rPr>
                              <w:fldChar w:fldCharType="separate"/>
                            </w:r>
                            <w:ins w:id="283" w:author="Moazzam Rind" w:date="2021-02-16T11:39:00Z">
                              <w:r w:rsidR="009F65CC">
                                <w:rPr>
                                  <w:rFonts w:ascii="Times New Roman" w:hAnsi="Times New Roman" w:cs="Times New Roman"/>
                                  <w:b/>
                                  <w:bCs/>
                                  <w:i w:val="0"/>
                                  <w:iCs w:val="0"/>
                                  <w:noProof/>
                                  <w:color w:val="auto"/>
                                  <w:sz w:val="24"/>
                                  <w:szCs w:val="24"/>
                                </w:rPr>
                                <w:t>4</w:t>
                              </w:r>
                            </w:ins>
                            <w:del w:id="284" w:author="Moazzam Rind" w:date="2021-02-16T11:39:00Z">
                              <w:r w:rsidDel="009F65CC">
                                <w:rPr>
                                  <w:rFonts w:ascii="Times New Roman" w:hAnsi="Times New Roman" w:cs="Times New Roman"/>
                                  <w:b/>
                                  <w:bCs/>
                                  <w:i w:val="0"/>
                                  <w:iCs w:val="0"/>
                                  <w:noProof/>
                                  <w:color w:val="auto"/>
                                  <w:sz w:val="24"/>
                                  <w:szCs w:val="24"/>
                                </w:rPr>
                                <w:delText>5</w:delText>
                              </w:r>
                            </w:del>
                            <w:r w:rsidRPr="002F02B9">
                              <w:rPr>
                                <w:rFonts w:ascii="Times New Roman" w:hAnsi="Times New Roman" w:cs="Times New Roman"/>
                                <w:b/>
                                <w:bCs/>
                                <w:i w:val="0"/>
                                <w:iCs w:val="0"/>
                                <w:color w:val="auto"/>
                                <w:sz w:val="24"/>
                                <w:szCs w:val="24"/>
                              </w:rPr>
                              <w:fldChar w:fldCharType="end"/>
                            </w:r>
                            <w:bookmarkEnd w:id="282"/>
                            <w:r w:rsidRPr="002F02B9">
                              <w:rPr>
                                <w:rFonts w:ascii="Times New Roman" w:hAnsi="Times New Roman" w:cs="Times New Roman"/>
                                <w:b/>
                                <w:bCs/>
                                <w:i w:val="0"/>
                                <w:iCs w:val="0"/>
                                <w:color w:val="auto"/>
                                <w:sz w:val="24"/>
                                <w:szCs w:val="24"/>
                              </w:rPr>
                              <w:t xml:space="preserve"> Hydrograph for different validation runs (June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02D82" id="Text Box 18" o:spid="_x0000_s1029" type="#_x0000_t202" style="position:absolute;left:0;text-align:left;margin-left:-48.5pt;margin-top:626.75pt;width:567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" stroked="f">
                <v:textbox style="mso-fit-shape-to-text:t" inset="0,0,0,0">
                  <w:txbxContent>
                    <w:p w14:paraId="6161A47A" w14:textId="5CF1FF7E" w:rsidR="00B33A26" w:rsidRPr="002F02B9" w:rsidRDefault="00B33A26" w:rsidP="002F02B9">
                      <w:pPr>
                        <w:pStyle w:val="Caption"/>
                        <w:jc w:val="center"/>
                        <w:rPr>
                          <w:rFonts w:ascii="Times New Roman" w:hAnsi="Times New Roman" w:cs="Times New Roman"/>
                          <w:b/>
                          <w:bCs/>
                          <w:i w:val="0"/>
                          <w:iCs w:val="0"/>
                          <w:noProof/>
                          <w:color w:val="auto"/>
                          <w:sz w:val="24"/>
                          <w:szCs w:val="24"/>
                        </w:rPr>
                      </w:pPr>
                      <w:bookmarkStart w:id="285" w:name="_Ref28369339"/>
                      <w:r w:rsidRPr="002F02B9">
                        <w:rPr>
                          <w:rFonts w:ascii="Times New Roman" w:hAnsi="Times New Roman" w:cs="Times New Roman"/>
                          <w:b/>
                          <w:bCs/>
                          <w:i w:val="0"/>
                          <w:iCs w:val="0"/>
                          <w:color w:val="auto"/>
                          <w:sz w:val="24"/>
                          <w:szCs w:val="24"/>
                        </w:rPr>
                        <w:t xml:space="preserve">Figure </w:t>
                      </w:r>
                      <w:r w:rsidRPr="002F02B9">
                        <w:rPr>
                          <w:rFonts w:ascii="Times New Roman" w:hAnsi="Times New Roman" w:cs="Times New Roman"/>
                          <w:b/>
                          <w:bCs/>
                          <w:i w:val="0"/>
                          <w:iCs w:val="0"/>
                          <w:color w:val="auto"/>
                          <w:sz w:val="24"/>
                          <w:szCs w:val="24"/>
                        </w:rPr>
                        <w:fldChar w:fldCharType="begin"/>
                      </w:r>
                      <w:r w:rsidRPr="002F02B9">
                        <w:rPr>
                          <w:rFonts w:ascii="Times New Roman" w:hAnsi="Times New Roman" w:cs="Times New Roman"/>
                          <w:b/>
                          <w:bCs/>
                          <w:i w:val="0"/>
                          <w:iCs w:val="0"/>
                          <w:color w:val="auto"/>
                          <w:sz w:val="24"/>
                          <w:szCs w:val="24"/>
                        </w:rPr>
                        <w:instrText xml:space="preserve"> SEQ Figure \* ARABIC </w:instrText>
                      </w:r>
                      <w:r w:rsidRPr="002F02B9">
                        <w:rPr>
                          <w:rFonts w:ascii="Times New Roman" w:hAnsi="Times New Roman" w:cs="Times New Roman"/>
                          <w:b/>
                          <w:bCs/>
                          <w:i w:val="0"/>
                          <w:iCs w:val="0"/>
                          <w:color w:val="auto"/>
                          <w:sz w:val="24"/>
                          <w:szCs w:val="24"/>
                        </w:rPr>
                        <w:fldChar w:fldCharType="separate"/>
                      </w:r>
                      <w:ins w:id="286" w:author="Moazzam Rind" w:date="2021-02-16T11:39:00Z">
                        <w:r w:rsidR="009F65CC">
                          <w:rPr>
                            <w:rFonts w:ascii="Times New Roman" w:hAnsi="Times New Roman" w:cs="Times New Roman"/>
                            <w:b/>
                            <w:bCs/>
                            <w:i w:val="0"/>
                            <w:iCs w:val="0"/>
                            <w:noProof/>
                            <w:color w:val="auto"/>
                            <w:sz w:val="24"/>
                            <w:szCs w:val="24"/>
                          </w:rPr>
                          <w:t>4</w:t>
                        </w:r>
                      </w:ins>
                      <w:del w:id="287" w:author="Moazzam Rind" w:date="2021-02-16T11:39:00Z">
                        <w:r w:rsidDel="009F65CC">
                          <w:rPr>
                            <w:rFonts w:ascii="Times New Roman" w:hAnsi="Times New Roman" w:cs="Times New Roman"/>
                            <w:b/>
                            <w:bCs/>
                            <w:i w:val="0"/>
                            <w:iCs w:val="0"/>
                            <w:noProof/>
                            <w:color w:val="auto"/>
                            <w:sz w:val="24"/>
                            <w:szCs w:val="24"/>
                          </w:rPr>
                          <w:delText>5</w:delText>
                        </w:r>
                      </w:del>
                      <w:r w:rsidRPr="002F02B9">
                        <w:rPr>
                          <w:rFonts w:ascii="Times New Roman" w:hAnsi="Times New Roman" w:cs="Times New Roman"/>
                          <w:b/>
                          <w:bCs/>
                          <w:i w:val="0"/>
                          <w:iCs w:val="0"/>
                          <w:color w:val="auto"/>
                          <w:sz w:val="24"/>
                          <w:szCs w:val="24"/>
                        </w:rPr>
                        <w:fldChar w:fldCharType="end"/>
                      </w:r>
                      <w:bookmarkEnd w:id="285"/>
                      <w:r w:rsidRPr="002F02B9">
                        <w:rPr>
                          <w:rFonts w:ascii="Times New Roman" w:hAnsi="Times New Roman" w:cs="Times New Roman"/>
                          <w:b/>
                          <w:bCs/>
                          <w:i w:val="0"/>
                          <w:iCs w:val="0"/>
                          <w:color w:val="auto"/>
                          <w:sz w:val="24"/>
                          <w:szCs w:val="24"/>
                        </w:rPr>
                        <w:t xml:space="preserve"> Hydrograph for different validation runs (June 2018)</w:t>
                      </w:r>
                    </w:p>
                  </w:txbxContent>
                </v:textbox>
                <w10:wrap type="square"/>
              </v:shape>
            </w:pict>
          </mc:Fallback>
        </mc:AlternateContent>
      </w:r>
      <w:r w:rsidR="000F441D">
        <w:rPr>
          <w:noProof/>
        </w:rPr>
        <w:drawing>
          <wp:anchor distT="0" distB="0" distL="114300" distR="114300" simplePos="0" relativeHeight="251665408" behindDoc="0" locked="0" layoutInCell="1" allowOverlap="1" wp14:anchorId="433723B9" wp14:editId="082C3574">
            <wp:simplePos x="0" y="0"/>
            <wp:positionH relativeFrom="margin">
              <wp:align>center</wp:align>
            </wp:positionH>
            <wp:positionV relativeFrom="margin">
              <wp:posOffset>3949700</wp:posOffset>
            </wp:positionV>
            <wp:extent cx="7200900" cy="3946525"/>
            <wp:effectExtent l="0" t="0" r="0" b="15875"/>
            <wp:wrapSquare wrapText="bothSides"/>
            <wp:docPr id="16" name="Chart 16">
              <a:extLst xmlns:a="http://schemas.openxmlformats.org/drawingml/2006/main">
                <a:ext uri="{FF2B5EF4-FFF2-40B4-BE49-F238E27FC236}">
                  <a16:creationId xmlns:a16="http://schemas.microsoft.com/office/drawing/2014/main" id="{180E0166-107A-4889-BD03-735661CB1E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7F0A0D" w:rsidRPr="00A21D3D">
        <w:rPr>
          <w:rFonts w:ascii="Times New Roman" w:hAnsi="Times New Roman" w:cs="Times New Roman"/>
          <w:b/>
          <w:bCs/>
          <w:noProof/>
          <w:sz w:val="28"/>
          <w:szCs w:val="28"/>
          <w:u w:val="double"/>
        </w:rPr>
        <mc:AlternateContent>
          <mc:Choice Requires="wps">
            <w:drawing>
              <wp:anchor distT="45720" distB="45720" distL="114300" distR="114300" simplePos="0" relativeHeight="251666432" behindDoc="0" locked="0" layoutInCell="1" allowOverlap="1" wp14:anchorId="6954991D" wp14:editId="144C3807">
                <wp:simplePos x="0" y="0"/>
                <wp:positionH relativeFrom="page">
                  <wp:posOffset>4258945</wp:posOffset>
                </wp:positionH>
                <wp:positionV relativeFrom="paragraph">
                  <wp:posOffset>4156710</wp:posOffset>
                </wp:positionV>
                <wp:extent cx="2909570" cy="238125"/>
                <wp:effectExtent l="0" t="0" r="5080"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570" cy="238125"/>
                        </a:xfrm>
                        <a:prstGeom prst="rect">
                          <a:avLst/>
                        </a:prstGeom>
                        <a:solidFill>
                          <a:schemeClr val="bg1"/>
                        </a:solidFill>
                        <a:ln w="9525">
                          <a:noFill/>
                          <a:miter lim="800000"/>
                          <a:headEnd/>
                          <a:tailEnd/>
                        </a:ln>
                      </wps:spPr>
                      <wps:txbx>
                        <w:txbxContent>
                          <w:p w14:paraId="07F59E61" w14:textId="5C637F5C" w:rsidR="00B33A26" w:rsidRPr="00A21D3D" w:rsidRDefault="00B33A26" w:rsidP="007E687F">
                            <w:pPr>
                              <w:jc w:val="center"/>
                              <w:rPr>
                                <w:color w:val="808080" w:themeColor="background1" w:themeShade="80"/>
                                <w:sz w:val="18"/>
                                <w:szCs w:val="18"/>
                              </w:rPr>
                            </w:pPr>
                            <w:r w:rsidRPr="00A21D3D">
                              <w:rPr>
                                <w:color w:val="808080" w:themeColor="background1" w:themeShade="80"/>
                                <w:sz w:val="18"/>
                                <w:szCs w:val="18"/>
                              </w:rPr>
                              <w:t>Note: observed and simulated hourly</w:t>
                            </w:r>
                            <w:r>
                              <w:rPr>
                                <w:color w:val="808080" w:themeColor="background1" w:themeShade="80"/>
                                <w:sz w:val="18"/>
                                <w:szCs w:val="18"/>
                              </w:rPr>
                              <w:t xml:space="preserve"> runs</w:t>
                            </w:r>
                            <w:r w:rsidRPr="00A21D3D">
                              <w:rPr>
                                <w:color w:val="808080" w:themeColor="background1" w:themeShade="80"/>
                                <w:sz w:val="18"/>
                                <w:szCs w:val="18"/>
                              </w:rPr>
                              <w:t xml:space="preserve"> are overlapping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4991D" id="Text Box 2" o:spid="_x0000_s1030" type="#_x0000_t202" style="position:absolute;left:0;text-align:left;margin-left:335.35pt;margin-top:327.3pt;width:229.1pt;height:18.75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" fillcolor="white [3212]" stroked="f">
                <v:textbox>
                  <w:txbxContent>
                    <w:p w14:paraId="07F59E61" w14:textId="5C637F5C" w:rsidR="00B33A26" w:rsidRPr="00A21D3D" w:rsidRDefault="00B33A26" w:rsidP="007E687F">
                      <w:pPr>
                        <w:jc w:val="center"/>
                        <w:rPr>
                          <w:color w:val="808080" w:themeColor="background1" w:themeShade="80"/>
                          <w:sz w:val="18"/>
                          <w:szCs w:val="18"/>
                        </w:rPr>
                      </w:pPr>
                      <w:r w:rsidRPr="00A21D3D">
                        <w:rPr>
                          <w:color w:val="808080" w:themeColor="background1" w:themeShade="80"/>
                          <w:sz w:val="18"/>
                          <w:szCs w:val="18"/>
                        </w:rPr>
                        <w:t>Note: observed and simulated hourly</w:t>
                      </w:r>
                      <w:r>
                        <w:rPr>
                          <w:color w:val="808080" w:themeColor="background1" w:themeShade="80"/>
                          <w:sz w:val="18"/>
                          <w:szCs w:val="18"/>
                        </w:rPr>
                        <w:t xml:space="preserve"> runs</w:t>
                      </w:r>
                      <w:r w:rsidRPr="00A21D3D">
                        <w:rPr>
                          <w:color w:val="808080" w:themeColor="background1" w:themeShade="80"/>
                          <w:sz w:val="18"/>
                          <w:szCs w:val="18"/>
                        </w:rPr>
                        <w:t xml:space="preserve"> are overlapping</w:t>
                      </w:r>
                    </w:p>
                  </w:txbxContent>
                </v:textbox>
                <w10:wrap type="square" anchorx="page"/>
              </v:shape>
            </w:pict>
          </mc:Fallback>
        </mc:AlternateContent>
      </w:r>
      <w:r w:rsidR="00486E4D" w:rsidRPr="00A21D3D">
        <w:rPr>
          <w:rFonts w:ascii="Times New Roman" w:hAnsi="Times New Roman" w:cs="Times New Roman"/>
          <w:b/>
          <w:bCs/>
          <w:noProof/>
          <w:sz w:val="28"/>
          <w:szCs w:val="28"/>
          <w:u w:val="double"/>
        </w:rPr>
        <mc:AlternateContent>
          <mc:Choice Requires="wps">
            <w:drawing>
              <wp:anchor distT="45720" distB="45720" distL="114300" distR="114300" simplePos="0" relativeHeight="251668480" behindDoc="0" locked="0" layoutInCell="1" allowOverlap="1" wp14:anchorId="2E3DAFC1" wp14:editId="61AEE7C7">
                <wp:simplePos x="0" y="0"/>
                <wp:positionH relativeFrom="page">
                  <wp:posOffset>4410075</wp:posOffset>
                </wp:positionH>
                <wp:positionV relativeFrom="paragraph">
                  <wp:posOffset>0</wp:posOffset>
                </wp:positionV>
                <wp:extent cx="2919730" cy="283845"/>
                <wp:effectExtent l="0" t="0" r="0" b="1905"/>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730" cy="283845"/>
                        </a:xfrm>
                        <a:prstGeom prst="rect">
                          <a:avLst/>
                        </a:prstGeom>
                        <a:solidFill>
                          <a:schemeClr val="bg1"/>
                        </a:solidFill>
                        <a:ln w="9525">
                          <a:noFill/>
                          <a:miter lim="800000"/>
                          <a:headEnd/>
                          <a:tailEnd/>
                        </a:ln>
                      </wps:spPr>
                      <wps:txbx>
                        <w:txbxContent>
                          <w:p w14:paraId="5403EE9B" w14:textId="35269EE1" w:rsidR="00B33A26" w:rsidRPr="00A21D3D" w:rsidRDefault="00B33A26" w:rsidP="007E687F">
                            <w:pPr>
                              <w:jc w:val="center"/>
                              <w:rPr>
                                <w:color w:val="808080" w:themeColor="background1" w:themeShade="80"/>
                                <w:sz w:val="18"/>
                                <w:szCs w:val="18"/>
                              </w:rPr>
                            </w:pPr>
                            <w:r w:rsidRPr="00A21D3D">
                              <w:rPr>
                                <w:color w:val="808080" w:themeColor="background1" w:themeShade="80"/>
                                <w:sz w:val="18"/>
                                <w:szCs w:val="18"/>
                              </w:rPr>
                              <w:t>Note: observed and simulated hourly</w:t>
                            </w:r>
                            <w:r>
                              <w:rPr>
                                <w:color w:val="808080" w:themeColor="background1" w:themeShade="80"/>
                                <w:sz w:val="18"/>
                                <w:szCs w:val="18"/>
                              </w:rPr>
                              <w:t xml:space="preserve"> runs</w:t>
                            </w:r>
                            <w:r w:rsidRPr="00A21D3D">
                              <w:rPr>
                                <w:color w:val="808080" w:themeColor="background1" w:themeShade="80"/>
                                <w:sz w:val="18"/>
                                <w:szCs w:val="18"/>
                              </w:rPr>
                              <w:t xml:space="preserve"> are overlapping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DAFC1" id="_x0000_s1031" type="#_x0000_t202" style="position:absolute;left:0;text-align:left;margin-left:347.25pt;margin-top:0;width:229.9pt;height:22.3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" fillcolor="white [3212]" stroked="f">
                <v:textbox>
                  <w:txbxContent>
                    <w:p w14:paraId="5403EE9B" w14:textId="35269EE1" w:rsidR="00B33A26" w:rsidRPr="00A21D3D" w:rsidRDefault="00B33A26" w:rsidP="007E687F">
                      <w:pPr>
                        <w:jc w:val="center"/>
                        <w:rPr>
                          <w:color w:val="808080" w:themeColor="background1" w:themeShade="80"/>
                          <w:sz w:val="18"/>
                          <w:szCs w:val="18"/>
                        </w:rPr>
                      </w:pPr>
                      <w:r w:rsidRPr="00A21D3D">
                        <w:rPr>
                          <w:color w:val="808080" w:themeColor="background1" w:themeShade="80"/>
                          <w:sz w:val="18"/>
                          <w:szCs w:val="18"/>
                        </w:rPr>
                        <w:t>Note: observed and simulated hourly</w:t>
                      </w:r>
                      <w:r>
                        <w:rPr>
                          <w:color w:val="808080" w:themeColor="background1" w:themeShade="80"/>
                          <w:sz w:val="18"/>
                          <w:szCs w:val="18"/>
                        </w:rPr>
                        <w:t xml:space="preserve"> runs</w:t>
                      </w:r>
                      <w:r w:rsidRPr="00A21D3D">
                        <w:rPr>
                          <w:color w:val="808080" w:themeColor="background1" w:themeShade="80"/>
                          <w:sz w:val="18"/>
                          <w:szCs w:val="18"/>
                        </w:rPr>
                        <w:t xml:space="preserve"> are overlapping</w:t>
                      </w:r>
                    </w:p>
                  </w:txbxContent>
                </v:textbox>
                <w10:wrap type="square" anchorx="page"/>
              </v:shape>
            </w:pict>
          </mc:Fallback>
        </mc:AlternateContent>
      </w:r>
    </w:p>
    <w:p w14:paraId="769BBB03" w14:textId="7E006C5B" w:rsidR="0012638A" w:rsidRDefault="002C2781" w:rsidP="00D6404C">
      <w:pPr>
        <w:pStyle w:val="CommentText"/>
        <w:jc w:val="both"/>
        <w:rPr>
          <w:rFonts w:ascii="Times New Roman" w:hAnsi="Times New Roman" w:cs="Times New Roman"/>
          <w:sz w:val="24"/>
          <w:szCs w:val="24"/>
        </w:rPr>
      </w:pPr>
      <w:r>
        <w:rPr>
          <w:rFonts w:ascii="Times New Roman" w:hAnsi="Times New Roman" w:cs="Times New Roman"/>
          <w:sz w:val="24"/>
          <w:szCs w:val="24"/>
        </w:rPr>
        <w:lastRenderedPageBreak/>
        <w:tab/>
      </w:r>
      <w:commentRangeStart w:id="288"/>
      <w:r>
        <w:rPr>
          <w:rFonts w:ascii="Times New Roman" w:hAnsi="Times New Roman" w:cs="Times New Roman"/>
          <w:sz w:val="24"/>
          <w:szCs w:val="24"/>
        </w:rPr>
        <w:t>The</w:t>
      </w:r>
      <w:commentRangeEnd w:id="288"/>
      <w:r w:rsidR="005A68F3">
        <w:rPr>
          <w:rStyle w:val="CommentReference"/>
        </w:rPr>
        <w:commentReference w:id="288"/>
      </w:r>
      <w:r>
        <w:rPr>
          <w:rFonts w:ascii="Times New Roman" w:hAnsi="Times New Roman" w:cs="Times New Roman"/>
          <w:sz w:val="24"/>
          <w:szCs w:val="24"/>
        </w:rPr>
        <w:t xml:space="preserve"> </w:t>
      </w:r>
      <w:del w:id="289" w:author="David Rosenberg" w:date="2020-01-05T21:40:00Z">
        <w:r w:rsidDel="003B59F8">
          <w:rPr>
            <w:rFonts w:ascii="Times New Roman" w:hAnsi="Times New Roman" w:cs="Times New Roman"/>
            <w:sz w:val="24"/>
            <w:szCs w:val="24"/>
          </w:rPr>
          <w:delText>results from the monthly averaged</w:delText>
        </w:r>
        <w:r w:rsidR="00354C8C" w:rsidDel="003B59F8">
          <w:rPr>
            <w:rFonts w:ascii="Times New Roman" w:hAnsi="Times New Roman" w:cs="Times New Roman"/>
            <w:sz w:val="24"/>
            <w:szCs w:val="24"/>
          </w:rPr>
          <w:delText xml:space="preserve"> CV model</w:delText>
        </w:r>
      </w:del>
      <w:ins w:id="290" w:author="David Rosenberg" w:date="2020-01-05T21:40:00Z">
        <w:r w:rsidR="003B59F8">
          <w:rPr>
            <w:rFonts w:ascii="Times New Roman" w:hAnsi="Times New Roman" w:cs="Times New Roman"/>
            <w:sz w:val="24"/>
            <w:szCs w:val="24"/>
          </w:rPr>
          <w:t>tradeoff analysis</w:t>
        </w:r>
      </w:ins>
      <w:r w:rsidR="00354C8C">
        <w:rPr>
          <w:rFonts w:ascii="Times New Roman" w:hAnsi="Times New Roman" w:cs="Times New Roman"/>
          <w:sz w:val="24"/>
          <w:szCs w:val="24"/>
        </w:rPr>
        <w:t xml:space="preserve"> </w:t>
      </w:r>
      <w:del w:id="291" w:author="David Rosenberg" w:date="2020-01-05T21:40:00Z">
        <w:r w:rsidR="00354C8C" w:rsidDel="003B59F8">
          <w:rPr>
            <w:rFonts w:ascii="Times New Roman" w:hAnsi="Times New Roman" w:cs="Times New Roman"/>
            <w:sz w:val="24"/>
            <w:szCs w:val="24"/>
          </w:rPr>
          <w:delText>(</w:delText>
        </w:r>
        <w:r w:rsidR="003B5873" w:rsidDel="003B59F8">
          <w:rPr>
            <w:rFonts w:ascii="Times New Roman" w:hAnsi="Times New Roman" w:cs="Times New Roman"/>
            <w:sz w:val="24"/>
            <w:szCs w:val="24"/>
          </w:rPr>
          <w:fldChar w:fldCharType="begin"/>
        </w:r>
        <w:r w:rsidR="003B5873" w:rsidDel="003B59F8">
          <w:rPr>
            <w:rFonts w:ascii="Times New Roman" w:hAnsi="Times New Roman" w:cs="Times New Roman"/>
            <w:sz w:val="24"/>
            <w:szCs w:val="24"/>
          </w:rPr>
          <w:delInstrText xml:space="preserve"> REF _Ref28374414 \h  \* MERGEFORMAT </w:delInstrText>
        </w:r>
        <w:r w:rsidR="003B5873" w:rsidDel="003B59F8">
          <w:rPr>
            <w:rFonts w:ascii="Times New Roman" w:hAnsi="Times New Roman" w:cs="Times New Roman"/>
            <w:sz w:val="24"/>
            <w:szCs w:val="24"/>
          </w:rPr>
        </w:r>
        <w:r w:rsidR="003B5873" w:rsidDel="003B59F8">
          <w:rPr>
            <w:rFonts w:ascii="Times New Roman" w:hAnsi="Times New Roman" w:cs="Times New Roman"/>
            <w:sz w:val="24"/>
            <w:szCs w:val="24"/>
          </w:rPr>
          <w:fldChar w:fldCharType="separate"/>
        </w:r>
        <w:r w:rsidR="003B5873" w:rsidRPr="003B5873" w:rsidDel="003B59F8">
          <w:rPr>
            <w:rFonts w:ascii="Times New Roman" w:hAnsi="Times New Roman" w:cs="Times New Roman"/>
            <w:sz w:val="24"/>
            <w:szCs w:val="24"/>
          </w:rPr>
          <w:delText>Figure 6</w:delText>
        </w:r>
        <w:r w:rsidR="003B5873" w:rsidDel="003B59F8">
          <w:rPr>
            <w:rFonts w:ascii="Times New Roman" w:hAnsi="Times New Roman" w:cs="Times New Roman"/>
            <w:sz w:val="24"/>
            <w:szCs w:val="24"/>
          </w:rPr>
          <w:fldChar w:fldCharType="end"/>
        </w:r>
        <w:r w:rsidR="00354C8C" w:rsidDel="003B59F8">
          <w:rPr>
            <w:rFonts w:ascii="Times New Roman" w:hAnsi="Times New Roman" w:cs="Times New Roman"/>
            <w:sz w:val="24"/>
            <w:szCs w:val="24"/>
          </w:rPr>
          <w:delText>)</w:delText>
        </w:r>
        <w:r w:rsidDel="003B59F8">
          <w:rPr>
            <w:rFonts w:ascii="Times New Roman" w:hAnsi="Times New Roman" w:cs="Times New Roman"/>
            <w:sz w:val="24"/>
            <w:szCs w:val="24"/>
          </w:rPr>
          <w:delText xml:space="preserve"> </w:delText>
        </w:r>
      </w:del>
      <w:r>
        <w:rPr>
          <w:rFonts w:ascii="Times New Roman" w:hAnsi="Times New Roman" w:cs="Times New Roman"/>
          <w:sz w:val="24"/>
          <w:szCs w:val="24"/>
        </w:rPr>
        <w:t xml:space="preserve">shows </w:t>
      </w:r>
      <w:r w:rsidR="00354C8C">
        <w:rPr>
          <w:rFonts w:ascii="Times New Roman" w:hAnsi="Times New Roman" w:cs="Times New Roman"/>
          <w:sz w:val="24"/>
          <w:szCs w:val="24"/>
        </w:rPr>
        <w:t xml:space="preserve">that there </w:t>
      </w:r>
      <w:ins w:id="292" w:author="David Rosenberg" w:date="2020-01-05T21:40:00Z">
        <w:r w:rsidR="003B59F8">
          <w:rPr>
            <w:rFonts w:ascii="Times New Roman" w:hAnsi="Times New Roman" w:cs="Times New Roman"/>
            <w:sz w:val="24"/>
            <w:szCs w:val="24"/>
          </w:rPr>
          <w:t>are many</w:t>
        </w:r>
      </w:ins>
      <w:del w:id="293" w:author="David Rosenberg" w:date="2020-01-05T21:40:00Z">
        <w:r w:rsidR="00354C8C" w:rsidDel="003B59F8">
          <w:rPr>
            <w:rFonts w:ascii="Times New Roman" w:hAnsi="Times New Roman" w:cs="Times New Roman"/>
            <w:sz w:val="24"/>
            <w:szCs w:val="24"/>
          </w:rPr>
          <w:delText xml:space="preserve">is significant window of </w:delText>
        </w:r>
      </w:del>
      <w:r w:rsidR="00354C8C">
        <w:rPr>
          <w:rFonts w:ascii="Times New Roman" w:hAnsi="Times New Roman" w:cs="Times New Roman"/>
          <w:sz w:val="24"/>
          <w:szCs w:val="24"/>
        </w:rPr>
        <w:t>opportunit</w:t>
      </w:r>
      <w:del w:id="294" w:author="David Rosenberg" w:date="2020-01-05T21:40:00Z">
        <w:r w:rsidR="00354C8C" w:rsidDel="003B59F8">
          <w:rPr>
            <w:rFonts w:ascii="Times New Roman" w:hAnsi="Times New Roman" w:cs="Times New Roman"/>
            <w:sz w:val="24"/>
            <w:szCs w:val="24"/>
          </w:rPr>
          <w:delText>y</w:delText>
        </w:r>
      </w:del>
      <w:ins w:id="295" w:author="David Rosenberg" w:date="2020-01-05T21:40:00Z">
        <w:r w:rsidR="003B59F8">
          <w:rPr>
            <w:rFonts w:ascii="Times New Roman" w:hAnsi="Times New Roman" w:cs="Times New Roman"/>
            <w:sz w:val="24"/>
            <w:szCs w:val="24"/>
          </w:rPr>
          <w:t>ies</w:t>
        </w:r>
      </w:ins>
      <w:r w:rsidR="00354C8C">
        <w:rPr>
          <w:rFonts w:ascii="Times New Roman" w:hAnsi="Times New Roman" w:cs="Times New Roman"/>
          <w:sz w:val="24"/>
          <w:szCs w:val="24"/>
        </w:rPr>
        <w:t xml:space="preserve"> </w:t>
      </w:r>
      <w:del w:id="296" w:author="David Rosenberg" w:date="2020-01-05T21:40:00Z">
        <w:r w:rsidR="00354C8C" w:rsidDel="003B59F8">
          <w:rPr>
            <w:rFonts w:ascii="Times New Roman" w:hAnsi="Times New Roman" w:cs="Times New Roman"/>
            <w:sz w:val="24"/>
            <w:szCs w:val="24"/>
          </w:rPr>
          <w:delText>available to benefit both the</w:delText>
        </w:r>
      </w:del>
      <w:ins w:id="297" w:author="David Rosenberg" w:date="2020-01-05T21:40:00Z">
        <w:r w:rsidR="003B59F8">
          <w:rPr>
            <w:rFonts w:ascii="Times New Roman" w:hAnsi="Times New Roman" w:cs="Times New Roman"/>
            <w:sz w:val="24"/>
            <w:szCs w:val="24"/>
          </w:rPr>
          <w:t>to impr</w:t>
        </w:r>
      </w:ins>
      <w:ins w:id="298" w:author="David Rosenberg" w:date="2020-01-05T21:41:00Z">
        <w:r w:rsidR="003B59F8">
          <w:rPr>
            <w:rFonts w:ascii="Times New Roman" w:hAnsi="Times New Roman" w:cs="Times New Roman"/>
            <w:sz w:val="24"/>
            <w:szCs w:val="24"/>
          </w:rPr>
          <w:t xml:space="preserve">ove </w:t>
        </w:r>
      </w:ins>
      <w:r w:rsidR="00354C8C">
        <w:rPr>
          <w:rFonts w:ascii="Times New Roman" w:hAnsi="Times New Roman" w:cs="Times New Roman"/>
          <w:sz w:val="24"/>
          <w:szCs w:val="24"/>
        </w:rPr>
        <w:t xml:space="preserve"> </w:t>
      </w:r>
      <w:del w:id="299" w:author="David Rosenberg" w:date="2020-01-05T21:41:00Z">
        <w:r w:rsidR="00354C8C" w:rsidDel="003B59F8">
          <w:rPr>
            <w:rFonts w:ascii="Times New Roman" w:hAnsi="Times New Roman" w:cs="Times New Roman"/>
            <w:sz w:val="24"/>
            <w:szCs w:val="24"/>
          </w:rPr>
          <w:delText>object</w:delText>
        </w:r>
        <w:r w:rsidR="00D6404C" w:rsidDel="003B59F8">
          <w:rPr>
            <w:rFonts w:ascii="Times New Roman" w:hAnsi="Times New Roman" w:cs="Times New Roman"/>
            <w:sz w:val="24"/>
            <w:szCs w:val="24"/>
          </w:rPr>
          <w:delText>ive</w:delText>
        </w:r>
      </w:del>
      <w:ins w:id="300" w:author="David Rosenberg" w:date="2020-01-05T21:41:00Z">
        <w:r w:rsidR="003B59F8">
          <w:rPr>
            <w:rFonts w:ascii="Times New Roman" w:hAnsi="Times New Roman" w:cs="Times New Roman"/>
            <w:sz w:val="24"/>
            <w:szCs w:val="24"/>
          </w:rPr>
          <w:t>the hydropower revenue and bug objectives</w:t>
        </w:r>
      </w:ins>
      <w:ins w:id="301" w:author="David Rosenberg" w:date="2020-01-05T21:42:00Z">
        <w:r w:rsidR="003B59F8">
          <w:rPr>
            <w:rFonts w:ascii="Times New Roman" w:hAnsi="Times New Roman" w:cs="Times New Roman"/>
            <w:sz w:val="24"/>
            <w:szCs w:val="24"/>
          </w:rPr>
          <w:t xml:space="preserve"> (Figure ??)</w:t>
        </w:r>
      </w:ins>
      <w:r w:rsidR="00C5597E">
        <w:rPr>
          <w:rFonts w:ascii="Times New Roman" w:hAnsi="Times New Roman" w:cs="Times New Roman"/>
          <w:sz w:val="24"/>
          <w:szCs w:val="24"/>
        </w:rPr>
        <w:t>.</w:t>
      </w:r>
      <w:r w:rsidR="00354C8C">
        <w:rPr>
          <w:rFonts w:ascii="Times New Roman" w:hAnsi="Times New Roman" w:cs="Times New Roman"/>
          <w:sz w:val="24"/>
          <w:szCs w:val="24"/>
        </w:rPr>
        <w:t xml:space="preserve"> </w:t>
      </w:r>
      <w:commentRangeStart w:id="302"/>
      <w:r w:rsidR="00C5597E">
        <w:rPr>
          <w:rFonts w:ascii="Times New Roman" w:hAnsi="Times New Roman" w:cs="Times New Roman"/>
          <w:sz w:val="24"/>
          <w:szCs w:val="24"/>
        </w:rPr>
        <w:t xml:space="preserve">By </w:t>
      </w:r>
      <w:r w:rsidR="00D6404C">
        <w:rPr>
          <w:rFonts w:ascii="Times New Roman" w:hAnsi="Times New Roman" w:cs="Times New Roman"/>
          <w:sz w:val="24"/>
          <w:szCs w:val="24"/>
        </w:rPr>
        <w:t xml:space="preserve">moving from 2 days bug flow practice (solid line) to optimize release pattern </w:t>
      </w:r>
      <w:r w:rsidR="00C5597E">
        <w:rPr>
          <w:rFonts w:ascii="Times New Roman" w:hAnsi="Times New Roman" w:cs="Times New Roman"/>
          <w:sz w:val="24"/>
          <w:szCs w:val="24"/>
        </w:rPr>
        <w:t>suggested by the model without any specified constant bug flow days</w:t>
      </w:r>
      <w:r w:rsidR="00956951">
        <w:rPr>
          <w:rFonts w:ascii="Times New Roman" w:hAnsi="Times New Roman" w:cs="Times New Roman"/>
          <w:sz w:val="24"/>
          <w:szCs w:val="24"/>
        </w:rPr>
        <w:t xml:space="preserve"> (dashed line) </w:t>
      </w:r>
      <w:r w:rsidR="00C5597E">
        <w:rPr>
          <w:rFonts w:ascii="Times New Roman" w:hAnsi="Times New Roman" w:cs="Times New Roman"/>
          <w:sz w:val="24"/>
          <w:szCs w:val="24"/>
        </w:rPr>
        <w:t>can improve both the objectives significantly.</w:t>
      </w:r>
      <w:r w:rsidR="00956951">
        <w:rPr>
          <w:rFonts w:ascii="Times New Roman" w:hAnsi="Times New Roman" w:cs="Times New Roman"/>
          <w:sz w:val="24"/>
          <w:szCs w:val="24"/>
        </w:rPr>
        <w:t xml:space="preserve"> And the size of window increases as the total monthly release volume increases.</w:t>
      </w:r>
      <w:r w:rsidR="00E3027B">
        <w:rPr>
          <w:rFonts w:ascii="Times New Roman" w:hAnsi="Times New Roman" w:cs="Times New Roman"/>
          <w:sz w:val="24"/>
          <w:szCs w:val="24"/>
        </w:rPr>
        <w:t xml:space="preserve"> The black square in Figure 6 mimic</w:t>
      </w:r>
      <w:r w:rsidR="00B02A9D">
        <w:rPr>
          <w:rFonts w:ascii="Times New Roman" w:hAnsi="Times New Roman" w:cs="Times New Roman"/>
          <w:sz w:val="24"/>
          <w:szCs w:val="24"/>
        </w:rPr>
        <w:t xml:space="preserve">s the observed release pattern of June 2018. </w:t>
      </w:r>
      <w:r w:rsidR="00EB442F">
        <w:rPr>
          <w:rFonts w:ascii="Times New Roman" w:hAnsi="Times New Roman" w:cs="Times New Roman"/>
          <w:sz w:val="24"/>
          <w:szCs w:val="24"/>
        </w:rPr>
        <w:t xml:space="preserve">While </w:t>
      </w:r>
      <w:r w:rsidR="00BE4544">
        <w:rPr>
          <w:rFonts w:ascii="Times New Roman" w:hAnsi="Times New Roman" w:cs="Times New Roman"/>
          <w:sz w:val="24"/>
          <w:szCs w:val="24"/>
        </w:rPr>
        <w:t xml:space="preserve">comparing the observed case with the min point on the optimization curve with the same total volume (sky blue dashed line below the black square) it can be safely concluded that even by having zero hydropeaking -flat constant flow throughout the month- the loss in energy revenue generation </w:t>
      </w:r>
      <w:r w:rsidR="00A27ABC">
        <w:rPr>
          <w:rFonts w:ascii="Times New Roman" w:hAnsi="Times New Roman" w:cs="Times New Roman"/>
          <w:sz w:val="24"/>
          <w:szCs w:val="24"/>
        </w:rPr>
        <w:t>will be</w:t>
      </w:r>
      <w:r w:rsidR="00BE4544">
        <w:rPr>
          <w:rFonts w:ascii="Times New Roman" w:hAnsi="Times New Roman" w:cs="Times New Roman"/>
          <w:sz w:val="24"/>
          <w:szCs w:val="24"/>
        </w:rPr>
        <w:t xml:space="preserve"> only half a million</w:t>
      </w:r>
      <w:r w:rsidR="00EB442F">
        <w:rPr>
          <w:rFonts w:ascii="Times New Roman" w:hAnsi="Times New Roman" w:cs="Times New Roman"/>
          <w:sz w:val="24"/>
          <w:szCs w:val="24"/>
        </w:rPr>
        <w:t xml:space="preserve"> under the observed release volume</w:t>
      </w:r>
      <w:r w:rsidR="00BE4544">
        <w:rPr>
          <w:rFonts w:ascii="Times New Roman" w:hAnsi="Times New Roman" w:cs="Times New Roman"/>
          <w:sz w:val="24"/>
          <w:szCs w:val="24"/>
        </w:rPr>
        <w:t>.</w:t>
      </w:r>
      <w:commentRangeEnd w:id="302"/>
      <w:r w:rsidR="003B59F8">
        <w:rPr>
          <w:rStyle w:val="CommentReference"/>
        </w:rPr>
        <w:commentReference w:id="302"/>
      </w:r>
    </w:p>
    <w:p w14:paraId="3142AAD7" w14:textId="7C826127" w:rsidR="00A27ABC" w:rsidRDefault="00A27ABC" w:rsidP="00D6404C">
      <w:pPr>
        <w:pStyle w:val="CommentText"/>
        <w:jc w:val="both"/>
        <w:rPr>
          <w:rFonts w:ascii="Times New Roman" w:hAnsi="Times New Roman" w:cs="Times New Roman"/>
          <w:sz w:val="24"/>
          <w:szCs w:val="24"/>
        </w:rPr>
      </w:pPr>
      <w:r>
        <w:rPr>
          <w:rFonts w:ascii="Times New Roman" w:hAnsi="Times New Roman" w:cs="Times New Roman"/>
          <w:sz w:val="24"/>
          <w:szCs w:val="24"/>
        </w:rPr>
        <w:tab/>
      </w:r>
      <w:r w:rsidR="009323F1">
        <w:rPr>
          <w:rFonts w:ascii="Times New Roman" w:hAnsi="Times New Roman" w:cs="Times New Roman"/>
          <w:sz w:val="24"/>
          <w:szCs w:val="24"/>
        </w:rPr>
        <w:t>Conversely</w:t>
      </w:r>
      <w:r>
        <w:rPr>
          <w:rFonts w:ascii="Times New Roman" w:hAnsi="Times New Roman" w:cs="Times New Roman"/>
          <w:sz w:val="24"/>
          <w:szCs w:val="24"/>
        </w:rPr>
        <w:t>, the results from the daily CV averaged over the month (</w:t>
      </w:r>
      <w:r w:rsidR="003B5873">
        <w:rPr>
          <w:rFonts w:ascii="Times New Roman" w:hAnsi="Times New Roman" w:cs="Times New Roman"/>
          <w:sz w:val="24"/>
          <w:szCs w:val="24"/>
        </w:rPr>
        <w:fldChar w:fldCharType="begin"/>
      </w:r>
      <w:r w:rsidR="003B5873">
        <w:rPr>
          <w:rFonts w:ascii="Times New Roman" w:hAnsi="Times New Roman" w:cs="Times New Roman"/>
          <w:sz w:val="24"/>
          <w:szCs w:val="24"/>
        </w:rPr>
        <w:instrText xml:space="preserve"> REF _Ref28374453 \h </w:instrText>
      </w:r>
      <w:r w:rsidR="004C4E8C">
        <w:rPr>
          <w:rFonts w:ascii="Times New Roman" w:hAnsi="Times New Roman" w:cs="Times New Roman"/>
          <w:sz w:val="24"/>
          <w:szCs w:val="24"/>
        </w:rPr>
        <w:instrText xml:space="preserve"> \* MERGEFORMAT </w:instrText>
      </w:r>
      <w:r w:rsidR="003B5873">
        <w:rPr>
          <w:rFonts w:ascii="Times New Roman" w:hAnsi="Times New Roman" w:cs="Times New Roman"/>
          <w:sz w:val="24"/>
          <w:szCs w:val="24"/>
        </w:rPr>
      </w:r>
      <w:r w:rsidR="003B5873">
        <w:rPr>
          <w:rFonts w:ascii="Times New Roman" w:hAnsi="Times New Roman" w:cs="Times New Roman"/>
          <w:sz w:val="24"/>
          <w:szCs w:val="24"/>
        </w:rPr>
        <w:fldChar w:fldCharType="separate"/>
      </w:r>
      <w:ins w:id="303" w:author="Moazzam Rind" w:date="2021-02-16T11:39:00Z">
        <w:r w:rsidR="009F65CC" w:rsidRPr="009F65CC">
          <w:rPr>
            <w:rFonts w:ascii="Times New Roman" w:hAnsi="Times New Roman" w:cs="Times New Roman"/>
            <w:sz w:val="24"/>
            <w:szCs w:val="24"/>
            <w:rPrChange w:id="304" w:author="Moazzam Rind" w:date="2021-02-16T11:39:00Z">
              <w:rPr>
                <w:rFonts w:ascii="Times New Roman" w:hAnsi="Times New Roman" w:cs="Times New Roman"/>
                <w:b/>
                <w:bCs/>
                <w:sz w:val="22"/>
                <w:szCs w:val="22"/>
              </w:rPr>
            </w:rPrChange>
          </w:rPr>
          <w:t xml:space="preserve">Figure </w:t>
        </w:r>
        <w:r w:rsidR="009F65CC" w:rsidRPr="009F65CC">
          <w:rPr>
            <w:rFonts w:ascii="Times New Roman" w:hAnsi="Times New Roman" w:cs="Times New Roman"/>
            <w:sz w:val="24"/>
            <w:szCs w:val="24"/>
            <w:rPrChange w:id="305" w:author="Moazzam Rind" w:date="2021-02-16T11:39:00Z">
              <w:rPr>
                <w:rFonts w:ascii="Times New Roman" w:hAnsi="Times New Roman" w:cs="Times New Roman"/>
                <w:b/>
                <w:bCs/>
                <w:noProof/>
                <w:sz w:val="22"/>
                <w:szCs w:val="22"/>
              </w:rPr>
            </w:rPrChange>
          </w:rPr>
          <w:t>7</w:t>
        </w:r>
      </w:ins>
      <w:del w:id="306" w:author="Moazzam Rind" w:date="2021-02-16T11:39:00Z">
        <w:r w:rsidR="003B5873" w:rsidRPr="004C4E8C" w:rsidDel="009F65CC">
          <w:rPr>
            <w:rFonts w:ascii="Times New Roman" w:hAnsi="Times New Roman" w:cs="Times New Roman"/>
            <w:sz w:val="24"/>
            <w:szCs w:val="24"/>
          </w:rPr>
          <w:delText>Figure 7</w:delText>
        </w:r>
      </w:del>
      <w:r w:rsidR="003B5873">
        <w:rPr>
          <w:rFonts w:ascii="Times New Roman" w:hAnsi="Times New Roman" w:cs="Times New Roman"/>
          <w:sz w:val="24"/>
          <w:szCs w:val="24"/>
        </w:rPr>
        <w:fldChar w:fldCharType="end"/>
      </w:r>
      <w:r>
        <w:rPr>
          <w:rFonts w:ascii="Times New Roman" w:hAnsi="Times New Roman" w:cs="Times New Roman"/>
          <w:sz w:val="24"/>
          <w:szCs w:val="24"/>
        </w:rPr>
        <w:t>)</w:t>
      </w:r>
      <w:r w:rsidR="000D5A3B">
        <w:rPr>
          <w:rFonts w:ascii="Times New Roman" w:hAnsi="Times New Roman" w:cs="Times New Roman"/>
          <w:sz w:val="24"/>
          <w:szCs w:val="24"/>
        </w:rPr>
        <w:t xml:space="preserve"> illustrates tha</w:t>
      </w:r>
      <w:r w:rsidR="009323F1">
        <w:rPr>
          <w:rFonts w:ascii="Times New Roman" w:hAnsi="Times New Roman" w:cs="Times New Roman"/>
          <w:sz w:val="24"/>
          <w:szCs w:val="24"/>
        </w:rPr>
        <w:t xml:space="preserve">t curves </w:t>
      </w:r>
      <w:commentRangeStart w:id="307"/>
      <w:r w:rsidR="009323F1">
        <w:rPr>
          <w:rFonts w:ascii="Times New Roman" w:hAnsi="Times New Roman" w:cs="Times New Roman"/>
          <w:sz w:val="24"/>
          <w:szCs w:val="24"/>
        </w:rPr>
        <w:t xml:space="preserve">from both the scenarios (i.e. run with 2 days bug flow and optimization without bug flow) overlaps. Which means </w:t>
      </w:r>
      <w:r w:rsidR="00236A61">
        <w:rPr>
          <w:rFonts w:ascii="Times New Roman" w:hAnsi="Times New Roman" w:cs="Times New Roman"/>
          <w:sz w:val="24"/>
          <w:szCs w:val="24"/>
        </w:rPr>
        <w:t xml:space="preserve">almost no window of improvement between 2 days bug flow and optimization cases. </w:t>
      </w:r>
      <w:r w:rsidR="00337266">
        <w:rPr>
          <w:rFonts w:ascii="Times New Roman" w:hAnsi="Times New Roman" w:cs="Times New Roman"/>
          <w:sz w:val="24"/>
          <w:szCs w:val="24"/>
        </w:rPr>
        <w:t xml:space="preserve">Still, </w:t>
      </w:r>
      <w:r w:rsidR="00EB442F">
        <w:rPr>
          <w:rFonts w:ascii="Times New Roman" w:hAnsi="Times New Roman" w:cs="Times New Roman"/>
          <w:sz w:val="24"/>
          <w:szCs w:val="24"/>
        </w:rPr>
        <w:t xml:space="preserve"> </w:t>
      </w:r>
      <w:r w:rsidR="00337266">
        <w:rPr>
          <w:rFonts w:ascii="Times New Roman" w:hAnsi="Times New Roman" w:cs="Times New Roman"/>
          <w:sz w:val="24"/>
          <w:szCs w:val="24"/>
        </w:rPr>
        <w:t xml:space="preserve">comparing the observed case with the min point on </w:t>
      </w:r>
      <w:r w:rsidR="00EB442F">
        <w:rPr>
          <w:rFonts w:ascii="Times New Roman" w:hAnsi="Times New Roman" w:cs="Times New Roman"/>
          <w:sz w:val="24"/>
          <w:szCs w:val="24"/>
        </w:rPr>
        <w:t xml:space="preserve">modeled </w:t>
      </w:r>
      <w:r w:rsidR="00337266">
        <w:rPr>
          <w:rFonts w:ascii="Times New Roman" w:hAnsi="Times New Roman" w:cs="Times New Roman"/>
          <w:sz w:val="24"/>
          <w:szCs w:val="24"/>
        </w:rPr>
        <w:t>curve</w:t>
      </w:r>
      <w:r w:rsidR="00EB442F">
        <w:rPr>
          <w:rFonts w:ascii="Times New Roman" w:hAnsi="Times New Roman" w:cs="Times New Roman"/>
          <w:sz w:val="24"/>
          <w:szCs w:val="24"/>
        </w:rPr>
        <w:t>s</w:t>
      </w:r>
      <w:r w:rsidR="00337266">
        <w:rPr>
          <w:rFonts w:ascii="Times New Roman" w:hAnsi="Times New Roman" w:cs="Times New Roman"/>
          <w:sz w:val="24"/>
          <w:szCs w:val="24"/>
        </w:rPr>
        <w:t xml:space="preserve"> with the same total volume (sky blue line below the black square) </w:t>
      </w:r>
      <w:r w:rsidR="00EB442F">
        <w:rPr>
          <w:rFonts w:ascii="Times New Roman" w:hAnsi="Times New Roman" w:cs="Times New Roman"/>
          <w:sz w:val="24"/>
          <w:szCs w:val="24"/>
        </w:rPr>
        <w:t xml:space="preserve">concludes the same point </w:t>
      </w:r>
      <w:r w:rsidR="00337266">
        <w:rPr>
          <w:rFonts w:ascii="Times New Roman" w:hAnsi="Times New Roman" w:cs="Times New Roman"/>
          <w:sz w:val="24"/>
          <w:szCs w:val="24"/>
        </w:rPr>
        <w:t>that by having zero hydropeaking -flat constant flow throughout the month- the loss in energy revenue generation will be only half a million</w:t>
      </w:r>
      <w:r w:rsidR="00EB442F">
        <w:rPr>
          <w:rFonts w:ascii="Times New Roman" w:hAnsi="Times New Roman" w:cs="Times New Roman"/>
          <w:sz w:val="24"/>
          <w:szCs w:val="24"/>
        </w:rPr>
        <w:t xml:space="preserve"> under the observed release volume</w:t>
      </w:r>
      <w:r w:rsidR="00337266">
        <w:rPr>
          <w:rFonts w:ascii="Times New Roman" w:hAnsi="Times New Roman" w:cs="Times New Roman"/>
          <w:sz w:val="24"/>
          <w:szCs w:val="24"/>
        </w:rPr>
        <w:t>.</w:t>
      </w:r>
      <w:r w:rsidR="008F2FF9">
        <w:rPr>
          <w:rFonts w:ascii="Times New Roman" w:hAnsi="Times New Roman" w:cs="Times New Roman"/>
          <w:sz w:val="24"/>
          <w:szCs w:val="24"/>
        </w:rPr>
        <w:t xml:space="preserve"> However, the presented </w:t>
      </w:r>
      <w:r w:rsidR="00E45EC9">
        <w:rPr>
          <w:rFonts w:ascii="Times New Roman" w:hAnsi="Times New Roman" w:cs="Times New Roman"/>
          <w:sz w:val="24"/>
          <w:szCs w:val="24"/>
        </w:rPr>
        <w:t>study focuses on the daily CV averaged over the month approach</w:t>
      </w:r>
      <w:commentRangeEnd w:id="307"/>
      <w:r w:rsidR="007358B2">
        <w:rPr>
          <w:rStyle w:val="CommentReference"/>
        </w:rPr>
        <w:commentReference w:id="307"/>
      </w:r>
      <w:r w:rsidR="00E45EC9">
        <w:rPr>
          <w:rFonts w:ascii="Times New Roman" w:hAnsi="Times New Roman" w:cs="Times New Roman"/>
          <w:sz w:val="24"/>
          <w:szCs w:val="24"/>
        </w:rPr>
        <w:t xml:space="preserve">. </w:t>
      </w:r>
    </w:p>
    <w:p w14:paraId="74C43CD4" w14:textId="41164F0B" w:rsidR="000E2F37" w:rsidRDefault="000E2F37" w:rsidP="00D6404C">
      <w:pPr>
        <w:pStyle w:val="CommentText"/>
        <w:jc w:val="both"/>
        <w:rPr>
          <w:rFonts w:ascii="Times New Roman" w:hAnsi="Times New Roman" w:cs="Times New Roman"/>
          <w:sz w:val="24"/>
          <w:szCs w:val="24"/>
        </w:rPr>
      </w:pPr>
      <w:r>
        <w:rPr>
          <w:rFonts w:ascii="Times New Roman" w:hAnsi="Times New Roman" w:cs="Times New Roman"/>
          <w:sz w:val="24"/>
          <w:szCs w:val="24"/>
        </w:rPr>
        <w:tab/>
      </w:r>
      <w:r w:rsidR="00480B22">
        <w:rPr>
          <w:rFonts w:ascii="Times New Roman" w:hAnsi="Times New Roman" w:cs="Times New Roman"/>
          <w:sz w:val="24"/>
          <w:szCs w:val="24"/>
        </w:rPr>
        <w:t xml:space="preserve">The model has capability to produce releases and energy generated values at each of the </w:t>
      </w:r>
      <w:r w:rsidR="00EA68CA">
        <w:rPr>
          <w:rFonts w:ascii="Times New Roman" w:hAnsi="Times New Roman" w:cs="Times New Roman"/>
          <w:sz w:val="24"/>
          <w:szCs w:val="24"/>
        </w:rPr>
        <w:t>location</w:t>
      </w:r>
      <w:r w:rsidR="00480B22">
        <w:rPr>
          <w:rFonts w:ascii="Times New Roman" w:hAnsi="Times New Roman" w:cs="Times New Roman"/>
          <w:sz w:val="24"/>
          <w:szCs w:val="24"/>
        </w:rPr>
        <w:t xml:space="preserve"> along the curve. </w:t>
      </w:r>
      <w:r w:rsidR="00EA68CA">
        <w:rPr>
          <w:rFonts w:ascii="Times New Roman" w:hAnsi="Times New Roman" w:cs="Times New Roman"/>
          <w:sz w:val="24"/>
          <w:szCs w:val="24"/>
        </w:rPr>
        <w:t xml:space="preserve"> </w:t>
      </w:r>
      <w:commentRangeStart w:id="308"/>
      <w:r w:rsidR="00EA68CA">
        <w:rPr>
          <w:rFonts w:ascii="Times New Roman" w:hAnsi="Times New Roman" w:cs="Times New Roman"/>
          <w:sz w:val="24"/>
          <w:szCs w:val="24"/>
        </w:rPr>
        <w:t>For</w:t>
      </w:r>
      <w:r w:rsidR="00212C45">
        <w:rPr>
          <w:rFonts w:ascii="Times New Roman" w:hAnsi="Times New Roman" w:cs="Times New Roman"/>
          <w:sz w:val="24"/>
          <w:szCs w:val="24"/>
        </w:rPr>
        <w:t xml:space="preserve"> example</w:t>
      </w:r>
      <w:r w:rsidR="00EA68CA">
        <w:rPr>
          <w:rFonts w:ascii="Times New Roman" w:hAnsi="Times New Roman" w:cs="Times New Roman"/>
          <w:sz w:val="24"/>
          <w:szCs w:val="24"/>
        </w:rPr>
        <w:t xml:space="preserve">, </w:t>
      </w:r>
      <w:r w:rsidR="004C4E8C">
        <w:rPr>
          <w:rFonts w:ascii="Times New Roman" w:hAnsi="Times New Roman" w:cs="Times New Roman"/>
          <w:sz w:val="24"/>
          <w:szCs w:val="24"/>
        </w:rPr>
        <w:fldChar w:fldCharType="begin"/>
      </w:r>
      <w:r w:rsidR="004C4E8C">
        <w:rPr>
          <w:rFonts w:ascii="Times New Roman" w:hAnsi="Times New Roman" w:cs="Times New Roman"/>
          <w:sz w:val="24"/>
          <w:szCs w:val="24"/>
        </w:rPr>
        <w:instrText xml:space="preserve"> REF _Ref28374502 \h  \* MERGEFORMAT </w:instrText>
      </w:r>
      <w:r w:rsidR="004C4E8C">
        <w:rPr>
          <w:rFonts w:ascii="Times New Roman" w:hAnsi="Times New Roman" w:cs="Times New Roman"/>
          <w:sz w:val="24"/>
          <w:szCs w:val="24"/>
        </w:rPr>
      </w:r>
      <w:r w:rsidR="004C4E8C">
        <w:rPr>
          <w:rFonts w:ascii="Times New Roman" w:hAnsi="Times New Roman" w:cs="Times New Roman"/>
          <w:sz w:val="24"/>
          <w:szCs w:val="24"/>
        </w:rPr>
        <w:fldChar w:fldCharType="separate"/>
      </w:r>
      <w:ins w:id="309" w:author="Moazzam Rind" w:date="2021-02-16T11:39:00Z">
        <w:r w:rsidR="009F65CC" w:rsidRPr="009F65CC">
          <w:rPr>
            <w:rFonts w:ascii="Times New Roman" w:hAnsi="Times New Roman" w:cs="Times New Roman"/>
            <w:sz w:val="24"/>
            <w:szCs w:val="24"/>
            <w:rPrChange w:id="310" w:author="Moazzam Rind" w:date="2021-02-16T11:39:00Z">
              <w:rPr>
                <w:rFonts w:ascii="Times New Roman" w:hAnsi="Times New Roman" w:cs="Times New Roman"/>
                <w:b/>
                <w:bCs/>
                <w:sz w:val="24"/>
                <w:szCs w:val="24"/>
              </w:rPr>
            </w:rPrChange>
          </w:rPr>
          <w:t xml:space="preserve">Figure </w:t>
        </w:r>
        <w:r w:rsidR="009F65CC" w:rsidRPr="009F65CC">
          <w:rPr>
            <w:rFonts w:ascii="Times New Roman" w:hAnsi="Times New Roman" w:cs="Times New Roman"/>
            <w:sz w:val="24"/>
            <w:szCs w:val="24"/>
            <w:rPrChange w:id="311" w:author="Moazzam Rind" w:date="2021-02-16T11:39:00Z">
              <w:rPr>
                <w:rFonts w:ascii="Times New Roman" w:hAnsi="Times New Roman" w:cs="Times New Roman"/>
                <w:b/>
                <w:bCs/>
                <w:noProof/>
                <w:sz w:val="24"/>
                <w:szCs w:val="24"/>
              </w:rPr>
            </w:rPrChange>
          </w:rPr>
          <w:t>8</w:t>
        </w:r>
      </w:ins>
      <w:del w:id="312" w:author="Moazzam Rind" w:date="2021-02-16T11:39:00Z">
        <w:r w:rsidR="004C4E8C" w:rsidRPr="004C4E8C" w:rsidDel="009F65CC">
          <w:rPr>
            <w:rFonts w:ascii="Times New Roman" w:hAnsi="Times New Roman" w:cs="Times New Roman"/>
            <w:sz w:val="24"/>
            <w:szCs w:val="24"/>
          </w:rPr>
          <w:delText>Figure 8</w:delText>
        </w:r>
      </w:del>
      <w:r w:rsidR="004C4E8C">
        <w:rPr>
          <w:rFonts w:ascii="Times New Roman" w:hAnsi="Times New Roman" w:cs="Times New Roman"/>
          <w:sz w:val="24"/>
          <w:szCs w:val="24"/>
        </w:rPr>
        <w:fldChar w:fldCharType="end"/>
      </w:r>
      <w:r w:rsidR="004C4E8C">
        <w:rPr>
          <w:rFonts w:ascii="Times New Roman" w:hAnsi="Times New Roman" w:cs="Times New Roman"/>
          <w:sz w:val="24"/>
          <w:szCs w:val="24"/>
        </w:rPr>
        <w:t xml:space="preserve"> and </w:t>
      </w:r>
      <w:r w:rsidR="004C4E8C">
        <w:rPr>
          <w:rFonts w:ascii="Times New Roman" w:hAnsi="Times New Roman" w:cs="Times New Roman"/>
          <w:sz w:val="24"/>
          <w:szCs w:val="24"/>
        </w:rPr>
        <w:fldChar w:fldCharType="begin"/>
      </w:r>
      <w:r w:rsidR="004C4E8C">
        <w:rPr>
          <w:rFonts w:ascii="Times New Roman" w:hAnsi="Times New Roman" w:cs="Times New Roman"/>
          <w:sz w:val="24"/>
          <w:szCs w:val="24"/>
        </w:rPr>
        <w:instrText xml:space="preserve"> REF _Ref28374506 \h  \* MERGEFORMAT </w:instrText>
      </w:r>
      <w:r w:rsidR="004C4E8C">
        <w:rPr>
          <w:rFonts w:ascii="Times New Roman" w:hAnsi="Times New Roman" w:cs="Times New Roman"/>
          <w:sz w:val="24"/>
          <w:szCs w:val="24"/>
        </w:rPr>
      </w:r>
      <w:r w:rsidR="004C4E8C">
        <w:rPr>
          <w:rFonts w:ascii="Times New Roman" w:hAnsi="Times New Roman" w:cs="Times New Roman"/>
          <w:sz w:val="24"/>
          <w:szCs w:val="24"/>
        </w:rPr>
        <w:fldChar w:fldCharType="separate"/>
      </w:r>
      <w:ins w:id="313" w:author="Moazzam Rind" w:date="2021-02-16T11:39:00Z">
        <w:r w:rsidR="009F65CC" w:rsidRPr="009F65CC">
          <w:rPr>
            <w:rFonts w:ascii="Times New Roman" w:hAnsi="Times New Roman" w:cs="Times New Roman"/>
            <w:sz w:val="24"/>
            <w:szCs w:val="24"/>
            <w:rPrChange w:id="314" w:author="Moazzam Rind" w:date="2021-02-16T11:39:00Z">
              <w:rPr>
                <w:rFonts w:ascii="Times New Roman" w:hAnsi="Times New Roman" w:cs="Times New Roman"/>
                <w:b/>
                <w:bCs/>
                <w:sz w:val="24"/>
                <w:szCs w:val="24"/>
              </w:rPr>
            </w:rPrChange>
          </w:rPr>
          <w:t xml:space="preserve">Figure </w:t>
        </w:r>
        <w:r w:rsidR="009F65CC" w:rsidRPr="009F65CC">
          <w:rPr>
            <w:rFonts w:ascii="Times New Roman" w:hAnsi="Times New Roman" w:cs="Times New Roman"/>
            <w:sz w:val="24"/>
            <w:szCs w:val="24"/>
            <w:rPrChange w:id="315" w:author="Moazzam Rind" w:date="2021-02-16T11:39:00Z">
              <w:rPr>
                <w:rFonts w:ascii="Times New Roman" w:hAnsi="Times New Roman" w:cs="Times New Roman"/>
                <w:b/>
                <w:bCs/>
                <w:noProof/>
                <w:sz w:val="24"/>
                <w:szCs w:val="24"/>
              </w:rPr>
            </w:rPrChange>
          </w:rPr>
          <w:t>9</w:t>
        </w:r>
      </w:ins>
      <w:del w:id="316" w:author="Moazzam Rind" w:date="2021-02-16T11:39:00Z">
        <w:r w:rsidR="004C4E8C" w:rsidRPr="004C4E8C" w:rsidDel="009F65CC">
          <w:rPr>
            <w:rFonts w:ascii="Times New Roman" w:hAnsi="Times New Roman" w:cs="Times New Roman"/>
            <w:sz w:val="24"/>
            <w:szCs w:val="24"/>
          </w:rPr>
          <w:delText>Figure 9</w:delText>
        </w:r>
      </w:del>
      <w:r w:rsidR="004C4E8C">
        <w:rPr>
          <w:rFonts w:ascii="Times New Roman" w:hAnsi="Times New Roman" w:cs="Times New Roman"/>
          <w:sz w:val="24"/>
          <w:szCs w:val="24"/>
        </w:rPr>
        <w:fldChar w:fldCharType="end"/>
      </w:r>
      <w:r w:rsidR="00EA68CA">
        <w:rPr>
          <w:rFonts w:ascii="Times New Roman" w:hAnsi="Times New Roman" w:cs="Times New Roman"/>
          <w:sz w:val="24"/>
          <w:szCs w:val="24"/>
        </w:rPr>
        <w:t xml:space="preserve"> presents the release hydrograph and energy plot for the middle points of both curves under the observed total monthly release volume</w:t>
      </w:r>
      <w:r w:rsidR="00212C45">
        <w:rPr>
          <w:rFonts w:ascii="Times New Roman" w:hAnsi="Times New Roman" w:cs="Times New Roman"/>
          <w:sz w:val="24"/>
          <w:szCs w:val="24"/>
        </w:rPr>
        <w:t xml:space="preserve"> of June 2018</w:t>
      </w:r>
      <w:r w:rsidR="00EA68CA">
        <w:rPr>
          <w:rFonts w:ascii="Times New Roman" w:hAnsi="Times New Roman" w:cs="Times New Roman"/>
          <w:sz w:val="24"/>
          <w:szCs w:val="24"/>
        </w:rPr>
        <w:t>.</w:t>
      </w:r>
      <w:r w:rsidR="00212C45">
        <w:rPr>
          <w:rFonts w:ascii="Times New Roman" w:hAnsi="Times New Roman" w:cs="Times New Roman"/>
          <w:sz w:val="24"/>
          <w:szCs w:val="24"/>
        </w:rPr>
        <w:t xml:space="preserve"> </w:t>
      </w:r>
      <w:commentRangeEnd w:id="308"/>
      <w:r w:rsidR="007358B2">
        <w:rPr>
          <w:rStyle w:val="CommentReference"/>
        </w:rPr>
        <w:commentReference w:id="308"/>
      </w:r>
      <w:del w:id="317" w:author="David Rosenberg" w:date="2020-01-05T21:51:00Z">
        <w:r w:rsidR="00212C45" w:rsidDel="007358B2">
          <w:rPr>
            <w:rFonts w:ascii="Times New Roman" w:hAnsi="Times New Roman" w:cs="Times New Roman"/>
            <w:sz w:val="24"/>
            <w:szCs w:val="24"/>
          </w:rPr>
          <w:delText xml:space="preserve">Likewise, at any required hydropeaking index value or hydro-power revenue value the model can suggest the release hydrograph and calculate the energy plot; unless the required </w:delText>
        </w:r>
        <w:r w:rsidR="00DC6D1B" w:rsidDel="007358B2">
          <w:rPr>
            <w:rFonts w:ascii="Times New Roman" w:hAnsi="Times New Roman" w:cs="Times New Roman"/>
            <w:sz w:val="24"/>
            <w:szCs w:val="24"/>
          </w:rPr>
          <w:delText xml:space="preserve">values </w:delText>
        </w:r>
        <w:r w:rsidR="00212C45" w:rsidDel="007358B2">
          <w:rPr>
            <w:rFonts w:ascii="Times New Roman" w:hAnsi="Times New Roman" w:cs="Times New Roman"/>
            <w:sz w:val="24"/>
            <w:szCs w:val="24"/>
          </w:rPr>
          <w:delText xml:space="preserve">are </w:delText>
        </w:r>
        <w:r w:rsidR="00DC6D1B" w:rsidDel="007358B2">
          <w:rPr>
            <w:rFonts w:ascii="Times New Roman" w:hAnsi="Times New Roman" w:cs="Times New Roman"/>
            <w:sz w:val="24"/>
            <w:szCs w:val="24"/>
          </w:rPr>
          <w:delText xml:space="preserve">outside the extreme </w:delText>
        </w:r>
        <w:r w:rsidR="004250F0" w:rsidDel="007358B2">
          <w:rPr>
            <w:rFonts w:ascii="Times New Roman" w:hAnsi="Times New Roman" w:cs="Times New Roman"/>
            <w:sz w:val="24"/>
            <w:szCs w:val="24"/>
          </w:rPr>
          <w:delText>points of</w:delText>
        </w:r>
        <w:r w:rsidR="00DC6D1B" w:rsidDel="007358B2">
          <w:rPr>
            <w:rFonts w:ascii="Times New Roman" w:hAnsi="Times New Roman" w:cs="Times New Roman"/>
            <w:sz w:val="24"/>
            <w:szCs w:val="24"/>
          </w:rPr>
          <w:delText xml:space="preserve"> the curve</w:delText>
        </w:r>
        <w:r w:rsidR="00212C45" w:rsidDel="007358B2">
          <w:rPr>
            <w:rFonts w:ascii="Times New Roman" w:hAnsi="Times New Roman" w:cs="Times New Roman"/>
            <w:sz w:val="24"/>
            <w:szCs w:val="24"/>
          </w:rPr>
          <w:delText>.</w:delText>
        </w:r>
      </w:del>
    </w:p>
    <w:p w14:paraId="76F5AE09" w14:textId="646B4AA4" w:rsidR="00980538" w:rsidRDefault="00980538" w:rsidP="00D6404C">
      <w:pPr>
        <w:pStyle w:val="CommentText"/>
        <w:jc w:val="both"/>
        <w:rPr>
          <w:rFonts w:ascii="Times New Roman" w:hAnsi="Times New Roman" w:cs="Times New Roman"/>
          <w:sz w:val="24"/>
          <w:szCs w:val="24"/>
        </w:rPr>
      </w:pPr>
      <w:r>
        <w:rPr>
          <w:rFonts w:ascii="Times New Roman" w:hAnsi="Times New Roman" w:cs="Times New Roman"/>
          <w:sz w:val="24"/>
          <w:szCs w:val="24"/>
        </w:rPr>
        <w:tab/>
      </w:r>
      <w:commentRangeStart w:id="318"/>
      <w:r>
        <w:rPr>
          <w:rFonts w:ascii="Times New Roman" w:hAnsi="Times New Roman" w:cs="Times New Roman"/>
          <w:sz w:val="24"/>
          <w:szCs w:val="24"/>
        </w:rPr>
        <w:t xml:space="preserve">In addition, the model was </w:t>
      </w:r>
      <w:r w:rsidR="009C036A">
        <w:rPr>
          <w:rFonts w:ascii="Times New Roman" w:hAnsi="Times New Roman" w:cs="Times New Roman"/>
          <w:sz w:val="24"/>
          <w:szCs w:val="24"/>
        </w:rPr>
        <w:t>simulated with increased number of bug flows days (</w:t>
      </w:r>
      <w:r w:rsidR="004C4E8C">
        <w:rPr>
          <w:rFonts w:ascii="Times New Roman" w:hAnsi="Times New Roman" w:cs="Times New Roman"/>
          <w:sz w:val="24"/>
          <w:szCs w:val="24"/>
        </w:rPr>
        <w:fldChar w:fldCharType="begin"/>
      </w:r>
      <w:r w:rsidR="004C4E8C">
        <w:rPr>
          <w:rFonts w:ascii="Times New Roman" w:hAnsi="Times New Roman" w:cs="Times New Roman"/>
          <w:sz w:val="24"/>
          <w:szCs w:val="24"/>
        </w:rPr>
        <w:instrText xml:space="preserve"> REF _Ref28374550 \h  \* MERGEFORMAT </w:instrText>
      </w:r>
      <w:r w:rsidR="004C4E8C">
        <w:rPr>
          <w:rFonts w:ascii="Times New Roman" w:hAnsi="Times New Roman" w:cs="Times New Roman"/>
          <w:sz w:val="24"/>
          <w:szCs w:val="24"/>
        </w:rPr>
      </w:r>
      <w:r w:rsidR="004C4E8C">
        <w:rPr>
          <w:rFonts w:ascii="Times New Roman" w:hAnsi="Times New Roman" w:cs="Times New Roman"/>
          <w:sz w:val="24"/>
          <w:szCs w:val="24"/>
        </w:rPr>
        <w:fldChar w:fldCharType="separate"/>
      </w:r>
      <w:ins w:id="319" w:author="Moazzam Rind" w:date="2021-02-16T11:39:00Z">
        <w:r w:rsidR="009F65CC" w:rsidRPr="009F65CC">
          <w:rPr>
            <w:rFonts w:ascii="Times New Roman" w:hAnsi="Times New Roman" w:cs="Times New Roman"/>
            <w:sz w:val="24"/>
            <w:szCs w:val="24"/>
            <w:rPrChange w:id="320" w:author="Moazzam Rind" w:date="2021-02-16T11:39:00Z">
              <w:rPr>
                <w:rFonts w:ascii="Times New Roman" w:hAnsi="Times New Roman" w:cs="Times New Roman"/>
                <w:b/>
                <w:bCs/>
              </w:rPr>
            </w:rPrChange>
          </w:rPr>
          <w:t>Figure 10</w:t>
        </w:r>
      </w:ins>
      <w:del w:id="321" w:author="Moazzam Rind" w:date="2021-02-16T11:39:00Z">
        <w:r w:rsidR="004C4E8C" w:rsidRPr="004C4E8C" w:rsidDel="009F65CC">
          <w:rPr>
            <w:rFonts w:ascii="Times New Roman" w:hAnsi="Times New Roman" w:cs="Times New Roman"/>
            <w:sz w:val="24"/>
            <w:szCs w:val="24"/>
          </w:rPr>
          <w:delText>Figure 10</w:delText>
        </w:r>
      </w:del>
      <w:r w:rsidR="004C4E8C">
        <w:rPr>
          <w:rFonts w:ascii="Times New Roman" w:hAnsi="Times New Roman" w:cs="Times New Roman"/>
          <w:sz w:val="24"/>
          <w:szCs w:val="24"/>
        </w:rPr>
        <w:fldChar w:fldCharType="end"/>
      </w:r>
      <w:r w:rsidR="009C036A">
        <w:rPr>
          <w:rFonts w:ascii="Times New Roman" w:hAnsi="Times New Roman" w:cs="Times New Roman"/>
          <w:sz w:val="24"/>
          <w:szCs w:val="24"/>
        </w:rPr>
        <w:t xml:space="preserve">) as well as increased bug flow release value (Figure 11). While increasing the number of bug flow days the model becomes infeasible for greater release volumes. </w:t>
      </w:r>
      <w:r w:rsidR="00726A75">
        <w:rPr>
          <w:rFonts w:ascii="Times New Roman" w:hAnsi="Times New Roman" w:cs="Times New Roman"/>
          <w:sz w:val="24"/>
          <w:szCs w:val="24"/>
        </w:rPr>
        <w:t xml:space="preserve">Hence, the infeasible outcomes were ignored in Figure 10. The reason behind the infeasibility was the constrained monthly total release volume to achieve. With the increased number of bug flow days, the model was unable to spit the required volume while keeping the other constraints. Nevertheless, </w:t>
      </w:r>
      <w:r w:rsidR="008A5B73">
        <w:rPr>
          <w:rFonts w:ascii="Times New Roman" w:hAnsi="Times New Roman" w:cs="Times New Roman"/>
          <w:sz w:val="24"/>
          <w:szCs w:val="24"/>
        </w:rPr>
        <w:t xml:space="preserve">it can be observed in </w:t>
      </w:r>
      <w:r w:rsidR="004C4E8C">
        <w:rPr>
          <w:rFonts w:ascii="Times New Roman" w:hAnsi="Times New Roman" w:cs="Times New Roman"/>
          <w:sz w:val="24"/>
          <w:szCs w:val="24"/>
        </w:rPr>
        <w:fldChar w:fldCharType="begin"/>
      </w:r>
      <w:r w:rsidR="004C4E8C">
        <w:rPr>
          <w:rFonts w:ascii="Times New Roman" w:hAnsi="Times New Roman" w:cs="Times New Roman"/>
          <w:sz w:val="24"/>
          <w:szCs w:val="24"/>
        </w:rPr>
        <w:instrText xml:space="preserve"> REF _Ref28374550 \h  \* MERGEFORMAT </w:instrText>
      </w:r>
      <w:r w:rsidR="004C4E8C">
        <w:rPr>
          <w:rFonts w:ascii="Times New Roman" w:hAnsi="Times New Roman" w:cs="Times New Roman"/>
          <w:sz w:val="24"/>
          <w:szCs w:val="24"/>
        </w:rPr>
      </w:r>
      <w:r w:rsidR="004C4E8C">
        <w:rPr>
          <w:rFonts w:ascii="Times New Roman" w:hAnsi="Times New Roman" w:cs="Times New Roman"/>
          <w:sz w:val="24"/>
          <w:szCs w:val="24"/>
        </w:rPr>
        <w:fldChar w:fldCharType="separate"/>
      </w:r>
      <w:ins w:id="322" w:author="Moazzam Rind" w:date="2021-02-16T11:39:00Z">
        <w:r w:rsidR="009F65CC" w:rsidRPr="009F65CC">
          <w:rPr>
            <w:rFonts w:ascii="Times New Roman" w:hAnsi="Times New Roman" w:cs="Times New Roman"/>
            <w:sz w:val="24"/>
            <w:szCs w:val="24"/>
            <w:rPrChange w:id="323" w:author="Moazzam Rind" w:date="2021-02-16T11:39:00Z">
              <w:rPr>
                <w:rFonts w:ascii="Times New Roman" w:hAnsi="Times New Roman" w:cs="Times New Roman"/>
                <w:b/>
                <w:bCs/>
              </w:rPr>
            </w:rPrChange>
          </w:rPr>
          <w:t>Figure 10</w:t>
        </w:r>
      </w:ins>
      <w:del w:id="324" w:author="Moazzam Rind" w:date="2021-02-16T11:39:00Z">
        <w:r w:rsidR="004C4E8C" w:rsidRPr="004C4E8C" w:rsidDel="009F65CC">
          <w:rPr>
            <w:rFonts w:ascii="Times New Roman" w:hAnsi="Times New Roman" w:cs="Times New Roman"/>
            <w:sz w:val="24"/>
            <w:szCs w:val="24"/>
          </w:rPr>
          <w:delText>Figure 10</w:delText>
        </w:r>
      </w:del>
      <w:r w:rsidR="004C4E8C">
        <w:rPr>
          <w:rFonts w:ascii="Times New Roman" w:hAnsi="Times New Roman" w:cs="Times New Roman"/>
          <w:sz w:val="24"/>
          <w:szCs w:val="24"/>
        </w:rPr>
        <w:fldChar w:fldCharType="end"/>
      </w:r>
      <w:r w:rsidR="004C4E8C">
        <w:rPr>
          <w:rFonts w:ascii="Times New Roman" w:hAnsi="Times New Roman" w:cs="Times New Roman"/>
          <w:sz w:val="24"/>
          <w:szCs w:val="24"/>
        </w:rPr>
        <w:t xml:space="preserve"> </w:t>
      </w:r>
      <w:r w:rsidR="008A5B73">
        <w:rPr>
          <w:rFonts w:ascii="Times New Roman" w:hAnsi="Times New Roman" w:cs="Times New Roman"/>
          <w:sz w:val="24"/>
          <w:szCs w:val="24"/>
        </w:rPr>
        <w:t>that the feasible 3 and 4 days bug flow curves are also overlapping the optimization and 2 days bug flow curves</w:t>
      </w:r>
      <w:r w:rsidR="002C653F">
        <w:rPr>
          <w:rFonts w:ascii="Times New Roman" w:hAnsi="Times New Roman" w:cs="Times New Roman"/>
          <w:sz w:val="24"/>
          <w:szCs w:val="24"/>
        </w:rPr>
        <w:t xml:space="preserve">. It is worth notice that increasing the number of bug flow days decreases the range of the curve. Which means </w:t>
      </w:r>
      <w:r w:rsidR="00B43988">
        <w:rPr>
          <w:rFonts w:ascii="Times New Roman" w:hAnsi="Times New Roman" w:cs="Times New Roman"/>
          <w:sz w:val="24"/>
          <w:szCs w:val="24"/>
        </w:rPr>
        <w:t>with increase number of constant bug flow days, the model is left with only few possible options</w:t>
      </w:r>
      <w:r w:rsidR="00BA7565">
        <w:rPr>
          <w:rFonts w:ascii="Times New Roman" w:hAnsi="Times New Roman" w:cs="Times New Roman"/>
          <w:sz w:val="24"/>
          <w:szCs w:val="24"/>
        </w:rPr>
        <w:t xml:space="preserve"> to choose amongst</w:t>
      </w:r>
      <w:r w:rsidR="00B43988">
        <w:rPr>
          <w:rFonts w:ascii="Times New Roman" w:hAnsi="Times New Roman" w:cs="Times New Roman"/>
          <w:sz w:val="24"/>
          <w:szCs w:val="24"/>
        </w:rPr>
        <w:t>.</w:t>
      </w:r>
      <w:commentRangeEnd w:id="318"/>
      <w:r w:rsidR="007358B2">
        <w:rPr>
          <w:rStyle w:val="CommentReference"/>
        </w:rPr>
        <w:commentReference w:id="318"/>
      </w:r>
    </w:p>
    <w:p w14:paraId="5534470B" w14:textId="7AB8BF90" w:rsidR="00BA7565" w:rsidRDefault="00BA7565" w:rsidP="00D6404C">
      <w:pPr>
        <w:pStyle w:val="CommentText"/>
        <w:jc w:val="both"/>
        <w:rPr>
          <w:rFonts w:ascii="Times New Roman" w:hAnsi="Times New Roman" w:cs="Times New Roman"/>
          <w:sz w:val="24"/>
          <w:szCs w:val="24"/>
        </w:rPr>
      </w:pPr>
      <w:r>
        <w:rPr>
          <w:rFonts w:ascii="Times New Roman" w:hAnsi="Times New Roman" w:cs="Times New Roman"/>
          <w:sz w:val="24"/>
          <w:szCs w:val="24"/>
        </w:rPr>
        <w:tab/>
        <w:t xml:space="preserve"> On the other hand, results shown in Figure 11 suggests that increasing the bug flow release values </w:t>
      </w:r>
      <w:r w:rsidR="004A3D35">
        <w:rPr>
          <w:rFonts w:ascii="Times New Roman" w:hAnsi="Times New Roman" w:cs="Times New Roman"/>
          <w:sz w:val="24"/>
          <w:szCs w:val="24"/>
        </w:rPr>
        <w:t xml:space="preserve">significantly cuts the hydropower revenue generation objective. In case of higher total release volumes, same limitation occurs i.e. increasing the bug flow share hijacks the model outputs and the model have only limited or no solution to the question asked with other constraints also in </w:t>
      </w:r>
      <w:commentRangeStart w:id="325"/>
      <w:r w:rsidR="004A3D35">
        <w:rPr>
          <w:rFonts w:ascii="Times New Roman" w:hAnsi="Times New Roman" w:cs="Times New Roman"/>
          <w:sz w:val="24"/>
          <w:szCs w:val="24"/>
        </w:rPr>
        <w:t>action</w:t>
      </w:r>
      <w:commentRangeEnd w:id="325"/>
      <w:r w:rsidR="007358B2">
        <w:rPr>
          <w:rStyle w:val="CommentReference"/>
        </w:rPr>
        <w:commentReference w:id="325"/>
      </w:r>
      <w:r w:rsidR="004A3D35">
        <w:rPr>
          <w:rFonts w:ascii="Times New Roman" w:hAnsi="Times New Roman" w:cs="Times New Roman"/>
          <w:sz w:val="24"/>
          <w:szCs w:val="24"/>
        </w:rPr>
        <w:t>.</w:t>
      </w:r>
      <w:commentRangeStart w:id="326"/>
      <w:commentRangeEnd w:id="326"/>
      <w:r w:rsidR="0084585A">
        <w:rPr>
          <w:rStyle w:val="CommentReference"/>
        </w:rPr>
        <w:commentReference w:id="326"/>
      </w:r>
    </w:p>
    <w:p w14:paraId="0BA085B3" w14:textId="2160B17C" w:rsidR="00BA7565" w:rsidRDefault="00BA7565" w:rsidP="00D6404C">
      <w:pPr>
        <w:pStyle w:val="CommentText"/>
        <w:jc w:val="both"/>
        <w:rPr>
          <w:rFonts w:ascii="Times New Roman" w:hAnsi="Times New Roman" w:cs="Times New Roman"/>
          <w:sz w:val="24"/>
          <w:szCs w:val="24"/>
        </w:rPr>
      </w:pPr>
      <w:r>
        <w:rPr>
          <w:rFonts w:ascii="Times New Roman" w:hAnsi="Times New Roman" w:cs="Times New Roman"/>
          <w:sz w:val="24"/>
          <w:szCs w:val="24"/>
        </w:rPr>
        <w:tab/>
        <w:t xml:space="preserve"> </w:t>
      </w:r>
    </w:p>
    <w:p w14:paraId="45ECB240" w14:textId="247F2595" w:rsidR="00B43988" w:rsidRDefault="00B43988" w:rsidP="00D6404C">
      <w:pPr>
        <w:pStyle w:val="CommentText"/>
        <w:jc w:val="both"/>
        <w:rPr>
          <w:rFonts w:ascii="Times New Roman" w:hAnsi="Times New Roman" w:cs="Times New Roman"/>
          <w:sz w:val="24"/>
          <w:szCs w:val="24"/>
        </w:rPr>
      </w:pPr>
      <w:r>
        <w:rPr>
          <w:rFonts w:ascii="Times New Roman" w:hAnsi="Times New Roman" w:cs="Times New Roman"/>
          <w:sz w:val="24"/>
          <w:szCs w:val="24"/>
        </w:rPr>
        <w:tab/>
      </w:r>
    </w:p>
    <w:p w14:paraId="0ED34962" w14:textId="77777777" w:rsidR="00B43988" w:rsidRDefault="00B43988" w:rsidP="00D6404C">
      <w:pPr>
        <w:pStyle w:val="CommentText"/>
        <w:jc w:val="both"/>
        <w:rPr>
          <w:rFonts w:ascii="Times New Roman" w:hAnsi="Times New Roman" w:cs="Times New Roman"/>
          <w:sz w:val="24"/>
          <w:szCs w:val="24"/>
        </w:rPr>
      </w:pPr>
    </w:p>
    <w:p w14:paraId="23DD0256" w14:textId="1B1250EB" w:rsidR="008A2353" w:rsidRDefault="00417499" w:rsidP="00D6404C">
      <w:pPr>
        <w:pStyle w:val="CommentText"/>
        <w:jc w:val="both"/>
        <w:rPr>
          <w:rFonts w:ascii="Times New Roman" w:hAnsi="Times New Roman" w:cs="Times New Roman"/>
          <w:sz w:val="24"/>
          <w:szCs w:val="24"/>
        </w:rPr>
      </w:pPr>
      <w:r>
        <w:rPr>
          <w:noProof/>
        </w:rPr>
        <mc:AlternateContent>
          <mc:Choice Requires="wps">
            <w:drawing>
              <wp:anchor distT="0" distB="0" distL="114300" distR="114300" simplePos="0" relativeHeight="251740160" behindDoc="0" locked="0" layoutInCell="1" allowOverlap="1" wp14:anchorId="7F23EA71" wp14:editId="0965CCD3">
                <wp:simplePos x="0" y="0"/>
                <wp:positionH relativeFrom="column">
                  <wp:posOffset>-520700</wp:posOffset>
                </wp:positionH>
                <wp:positionV relativeFrom="paragraph">
                  <wp:posOffset>2927350</wp:posOffset>
                </wp:positionV>
                <wp:extent cx="6727825" cy="65087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727825" cy="650875"/>
                        </a:xfrm>
                        <a:prstGeom prst="rect">
                          <a:avLst/>
                        </a:prstGeom>
                        <a:solidFill>
                          <a:prstClr val="white"/>
                        </a:solidFill>
                        <a:ln>
                          <a:noFill/>
                        </a:ln>
                      </wps:spPr>
                      <wps:txbx>
                        <w:txbxContent>
                          <w:p w14:paraId="125242C0" w14:textId="30BA165B" w:rsidR="00B33A26" w:rsidRPr="004B4C7C" w:rsidRDefault="00B33A26" w:rsidP="00113A7A">
                            <w:pPr>
                              <w:pStyle w:val="Caption"/>
                              <w:jc w:val="both"/>
                              <w:rPr>
                                <w:noProof/>
                                <w:sz w:val="20"/>
                                <w:szCs w:val="20"/>
                              </w:rPr>
                            </w:pPr>
                            <w:bookmarkStart w:id="327" w:name="_Ref28374414"/>
                            <w:r w:rsidRPr="00113A7A">
                              <w:rPr>
                                <w:rFonts w:ascii="Times New Roman" w:hAnsi="Times New Roman" w:cs="Times New Roman"/>
                                <w:b/>
                                <w:bCs/>
                                <w:i w:val="0"/>
                                <w:iCs w:val="0"/>
                                <w:color w:val="auto"/>
                                <w:sz w:val="22"/>
                                <w:szCs w:val="22"/>
                              </w:rPr>
                              <w:t xml:space="preserve">Figure </w:t>
                            </w:r>
                            <w:r w:rsidRPr="00113A7A">
                              <w:rPr>
                                <w:rFonts w:ascii="Times New Roman" w:hAnsi="Times New Roman" w:cs="Times New Roman"/>
                                <w:b/>
                                <w:bCs/>
                                <w:i w:val="0"/>
                                <w:iCs w:val="0"/>
                                <w:color w:val="auto"/>
                                <w:sz w:val="22"/>
                                <w:szCs w:val="22"/>
                              </w:rPr>
                              <w:fldChar w:fldCharType="begin"/>
                            </w:r>
                            <w:r w:rsidRPr="00113A7A">
                              <w:rPr>
                                <w:rFonts w:ascii="Times New Roman" w:hAnsi="Times New Roman" w:cs="Times New Roman"/>
                                <w:b/>
                                <w:bCs/>
                                <w:i w:val="0"/>
                                <w:iCs w:val="0"/>
                                <w:color w:val="auto"/>
                                <w:sz w:val="22"/>
                                <w:szCs w:val="22"/>
                              </w:rPr>
                              <w:instrText xml:space="preserve"> SEQ Figure \* ARABIC </w:instrText>
                            </w:r>
                            <w:r w:rsidRPr="00113A7A">
                              <w:rPr>
                                <w:rFonts w:ascii="Times New Roman" w:hAnsi="Times New Roman" w:cs="Times New Roman"/>
                                <w:b/>
                                <w:bCs/>
                                <w:i w:val="0"/>
                                <w:iCs w:val="0"/>
                                <w:color w:val="auto"/>
                                <w:sz w:val="22"/>
                                <w:szCs w:val="22"/>
                              </w:rPr>
                              <w:fldChar w:fldCharType="separate"/>
                            </w:r>
                            <w:ins w:id="328" w:author="Moazzam Rind" w:date="2021-02-16T11:39:00Z">
                              <w:r w:rsidR="009F65CC">
                                <w:rPr>
                                  <w:rFonts w:ascii="Times New Roman" w:hAnsi="Times New Roman" w:cs="Times New Roman"/>
                                  <w:b/>
                                  <w:bCs/>
                                  <w:i w:val="0"/>
                                  <w:iCs w:val="0"/>
                                  <w:noProof/>
                                  <w:color w:val="auto"/>
                                  <w:sz w:val="22"/>
                                  <w:szCs w:val="22"/>
                                </w:rPr>
                                <w:t>5</w:t>
                              </w:r>
                            </w:ins>
                            <w:del w:id="329" w:author="Moazzam Rind" w:date="2021-02-16T11:39:00Z">
                              <w:r w:rsidDel="009F65CC">
                                <w:rPr>
                                  <w:rFonts w:ascii="Times New Roman" w:hAnsi="Times New Roman" w:cs="Times New Roman"/>
                                  <w:b/>
                                  <w:bCs/>
                                  <w:i w:val="0"/>
                                  <w:iCs w:val="0"/>
                                  <w:noProof/>
                                  <w:color w:val="auto"/>
                                  <w:sz w:val="22"/>
                                  <w:szCs w:val="22"/>
                                </w:rPr>
                                <w:delText>6</w:delText>
                              </w:r>
                            </w:del>
                            <w:r w:rsidRPr="00113A7A">
                              <w:rPr>
                                <w:rFonts w:ascii="Times New Roman" w:hAnsi="Times New Roman" w:cs="Times New Roman"/>
                                <w:b/>
                                <w:bCs/>
                                <w:i w:val="0"/>
                                <w:iCs w:val="0"/>
                                <w:color w:val="auto"/>
                                <w:sz w:val="22"/>
                                <w:szCs w:val="22"/>
                              </w:rPr>
                              <w:fldChar w:fldCharType="end"/>
                            </w:r>
                            <w:bookmarkEnd w:id="327"/>
                            <w:r>
                              <w:t xml:space="preserve"> </w:t>
                            </w:r>
                            <w:r w:rsidRPr="00D92746">
                              <w:rPr>
                                <w:rFonts w:ascii="Times New Roman" w:hAnsi="Times New Roman" w:cs="Times New Roman"/>
                                <w:b/>
                                <w:bCs/>
                                <w:i w:val="0"/>
                                <w:iCs w:val="0"/>
                                <w:color w:val="auto"/>
                                <w:sz w:val="22"/>
                                <w:szCs w:val="22"/>
                              </w:rPr>
                              <w:t>Tradeoff Curves between Hydro-power revenue generated and Hydropeaking Index under different total monthly volumes (Light to dark blue color) for June 2018. The dashed line is showing trade-off curve under full optimization case, whereas, the solid line is showing results for scenario having 2-day steady bug flow release of 10000cfs on weekends. The Hydropeaking Index value was calculated via “Monthly Averaged Cv”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3EA71" id="Text Box 6" o:spid="_x0000_s1032" type="#_x0000_t202" style="position:absolute;left:0;text-align:left;margin-left:-41pt;margin-top:230.5pt;width:529.75pt;height:51.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" stroked="f">
                <v:textbox inset="0,0,0,0">
                  <w:txbxContent>
                    <w:p w14:paraId="125242C0" w14:textId="30BA165B" w:rsidR="00B33A26" w:rsidRPr="004B4C7C" w:rsidRDefault="00B33A26" w:rsidP="00113A7A">
                      <w:pPr>
                        <w:pStyle w:val="Caption"/>
                        <w:jc w:val="both"/>
                        <w:rPr>
                          <w:noProof/>
                          <w:sz w:val="20"/>
                          <w:szCs w:val="20"/>
                        </w:rPr>
                      </w:pPr>
                      <w:bookmarkStart w:id="330" w:name="_Ref28374414"/>
                      <w:r w:rsidRPr="00113A7A">
                        <w:rPr>
                          <w:rFonts w:ascii="Times New Roman" w:hAnsi="Times New Roman" w:cs="Times New Roman"/>
                          <w:b/>
                          <w:bCs/>
                          <w:i w:val="0"/>
                          <w:iCs w:val="0"/>
                          <w:color w:val="auto"/>
                          <w:sz w:val="22"/>
                          <w:szCs w:val="22"/>
                        </w:rPr>
                        <w:t xml:space="preserve">Figure </w:t>
                      </w:r>
                      <w:r w:rsidRPr="00113A7A">
                        <w:rPr>
                          <w:rFonts w:ascii="Times New Roman" w:hAnsi="Times New Roman" w:cs="Times New Roman"/>
                          <w:b/>
                          <w:bCs/>
                          <w:i w:val="0"/>
                          <w:iCs w:val="0"/>
                          <w:color w:val="auto"/>
                          <w:sz w:val="22"/>
                          <w:szCs w:val="22"/>
                        </w:rPr>
                        <w:fldChar w:fldCharType="begin"/>
                      </w:r>
                      <w:r w:rsidRPr="00113A7A">
                        <w:rPr>
                          <w:rFonts w:ascii="Times New Roman" w:hAnsi="Times New Roman" w:cs="Times New Roman"/>
                          <w:b/>
                          <w:bCs/>
                          <w:i w:val="0"/>
                          <w:iCs w:val="0"/>
                          <w:color w:val="auto"/>
                          <w:sz w:val="22"/>
                          <w:szCs w:val="22"/>
                        </w:rPr>
                        <w:instrText xml:space="preserve"> SEQ Figure \* ARABIC </w:instrText>
                      </w:r>
                      <w:r w:rsidRPr="00113A7A">
                        <w:rPr>
                          <w:rFonts w:ascii="Times New Roman" w:hAnsi="Times New Roman" w:cs="Times New Roman"/>
                          <w:b/>
                          <w:bCs/>
                          <w:i w:val="0"/>
                          <w:iCs w:val="0"/>
                          <w:color w:val="auto"/>
                          <w:sz w:val="22"/>
                          <w:szCs w:val="22"/>
                        </w:rPr>
                        <w:fldChar w:fldCharType="separate"/>
                      </w:r>
                      <w:ins w:id="331" w:author="Moazzam Rind" w:date="2021-02-16T11:39:00Z">
                        <w:r w:rsidR="009F65CC">
                          <w:rPr>
                            <w:rFonts w:ascii="Times New Roman" w:hAnsi="Times New Roman" w:cs="Times New Roman"/>
                            <w:b/>
                            <w:bCs/>
                            <w:i w:val="0"/>
                            <w:iCs w:val="0"/>
                            <w:noProof/>
                            <w:color w:val="auto"/>
                            <w:sz w:val="22"/>
                            <w:szCs w:val="22"/>
                          </w:rPr>
                          <w:t>5</w:t>
                        </w:r>
                      </w:ins>
                      <w:del w:id="332" w:author="Moazzam Rind" w:date="2021-02-16T11:39:00Z">
                        <w:r w:rsidDel="009F65CC">
                          <w:rPr>
                            <w:rFonts w:ascii="Times New Roman" w:hAnsi="Times New Roman" w:cs="Times New Roman"/>
                            <w:b/>
                            <w:bCs/>
                            <w:i w:val="0"/>
                            <w:iCs w:val="0"/>
                            <w:noProof/>
                            <w:color w:val="auto"/>
                            <w:sz w:val="22"/>
                            <w:szCs w:val="22"/>
                          </w:rPr>
                          <w:delText>6</w:delText>
                        </w:r>
                      </w:del>
                      <w:r w:rsidRPr="00113A7A">
                        <w:rPr>
                          <w:rFonts w:ascii="Times New Roman" w:hAnsi="Times New Roman" w:cs="Times New Roman"/>
                          <w:b/>
                          <w:bCs/>
                          <w:i w:val="0"/>
                          <w:iCs w:val="0"/>
                          <w:color w:val="auto"/>
                          <w:sz w:val="22"/>
                          <w:szCs w:val="22"/>
                        </w:rPr>
                        <w:fldChar w:fldCharType="end"/>
                      </w:r>
                      <w:bookmarkEnd w:id="330"/>
                      <w:r>
                        <w:t xml:space="preserve"> </w:t>
                      </w:r>
                      <w:r w:rsidRPr="00D92746">
                        <w:rPr>
                          <w:rFonts w:ascii="Times New Roman" w:hAnsi="Times New Roman" w:cs="Times New Roman"/>
                          <w:b/>
                          <w:bCs/>
                          <w:i w:val="0"/>
                          <w:iCs w:val="0"/>
                          <w:color w:val="auto"/>
                          <w:sz w:val="22"/>
                          <w:szCs w:val="22"/>
                        </w:rPr>
                        <w:t>Tradeoff Curves between Hydro-power revenue generated and Hydropeaking Index under different total monthly volumes (Light to dark blue color) for June 2018. The dashed line is showing trade-off curve under full optimization case, whereas, the solid line is showing results for scenario having 2-day steady bug flow release of 10000cfs on weekends. The Hydropeaking Index value was calculated via “Monthly Averaged Cv” concept.</w:t>
                      </w:r>
                    </w:p>
                  </w:txbxContent>
                </v:textbox>
                <w10:wrap type="square"/>
              </v:shape>
            </w:pict>
          </mc:Fallback>
        </mc:AlternateContent>
      </w:r>
      <w:r>
        <w:rPr>
          <w:noProof/>
        </w:rPr>
        <w:drawing>
          <wp:anchor distT="0" distB="0" distL="114300" distR="114300" simplePos="0" relativeHeight="251692032" behindDoc="0" locked="0" layoutInCell="1" allowOverlap="1" wp14:anchorId="4A07125E" wp14:editId="41BD41AB">
            <wp:simplePos x="0" y="0"/>
            <wp:positionH relativeFrom="margin">
              <wp:align>center</wp:align>
            </wp:positionH>
            <wp:positionV relativeFrom="page">
              <wp:posOffset>304800</wp:posOffset>
            </wp:positionV>
            <wp:extent cx="6826250" cy="347408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659"/>
                    <a:stretch/>
                  </pic:blipFill>
                  <pic:spPr bwMode="auto">
                    <a:xfrm>
                      <a:off x="0" y="0"/>
                      <a:ext cx="6826250" cy="3474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2746">
        <w:rPr>
          <w:noProof/>
        </w:rPr>
        <mc:AlternateContent>
          <mc:Choice Requires="wps">
            <w:drawing>
              <wp:anchor distT="0" distB="0" distL="114300" distR="114300" simplePos="0" relativeHeight="251723776" behindDoc="0" locked="0" layoutInCell="1" allowOverlap="1" wp14:anchorId="13E63942" wp14:editId="791CFBDC">
                <wp:simplePos x="0" y="0"/>
                <wp:positionH relativeFrom="margin">
                  <wp:posOffset>-365125</wp:posOffset>
                </wp:positionH>
                <wp:positionV relativeFrom="page">
                  <wp:posOffset>8083550</wp:posOffset>
                </wp:positionV>
                <wp:extent cx="6410325" cy="1177925"/>
                <wp:effectExtent l="0" t="0" r="9525" b="3175"/>
                <wp:wrapSquare wrapText="bothSides"/>
                <wp:docPr id="20" name="Text Box 20"/>
                <wp:cNvGraphicFramePr/>
                <a:graphic xmlns:a="http://schemas.openxmlformats.org/drawingml/2006/main">
                  <a:graphicData uri="http://schemas.microsoft.com/office/word/2010/wordprocessingShape">
                    <wps:wsp>
                      <wps:cNvSpPr txBox="1"/>
                      <wps:spPr>
                        <a:xfrm>
                          <a:off x="0" y="0"/>
                          <a:ext cx="6410325" cy="1177925"/>
                        </a:xfrm>
                        <a:prstGeom prst="rect">
                          <a:avLst/>
                        </a:prstGeom>
                        <a:solidFill>
                          <a:prstClr val="white"/>
                        </a:solidFill>
                        <a:ln>
                          <a:noFill/>
                        </a:ln>
                      </wps:spPr>
                      <wps:txbx>
                        <w:txbxContent>
                          <w:p w14:paraId="689CBF96" w14:textId="20E9E06F" w:rsidR="00B33A26" w:rsidRPr="00D92746" w:rsidRDefault="00B33A26" w:rsidP="00D92746">
                            <w:pPr>
                              <w:pStyle w:val="Caption"/>
                              <w:jc w:val="both"/>
                              <w:rPr>
                                <w:rFonts w:ascii="Times New Roman" w:hAnsi="Times New Roman" w:cs="Times New Roman"/>
                                <w:b/>
                                <w:bCs/>
                                <w:i w:val="0"/>
                                <w:iCs w:val="0"/>
                                <w:noProof/>
                                <w:color w:val="auto"/>
                                <w:sz w:val="22"/>
                                <w:szCs w:val="22"/>
                              </w:rPr>
                            </w:pPr>
                            <w:bookmarkStart w:id="333" w:name="_Ref28374453"/>
                            <w:r w:rsidRPr="00D92746">
                              <w:rPr>
                                <w:rFonts w:ascii="Times New Roman" w:hAnsi="Times New Roman" w:cs="Times New Roman"/>
                                <w:b/>
                                <w:bCs/>
                                <w:i w:val="0"/>
                                <w:iCs w:val="0"/>
                                <w:color w:val="auto"/>
                                <w:sz w:val="22"/>
                                <w:szCs w:val="22"/>
                              </w:rPr>
                              <w:t xml:space="preserve">Figure </w:t>
                            </w:r>
                            <w:r w:rsidRPr="00D92746">
                              <w:rPr>
                                <w:rFonts w:ascii="Times New Roman" w:hAnsi="Times New Roman" w:cs="Times New Roman"/>
                                <w:b/>
                                <w:bCs/>
                                <w:i w:val="0"/>
                                <w:iCs w:val="0"/>
                                <w:color w:val="auto"/>
                                <w:sz w:val="22"/>
                                <w:szCs w:val="22"/>
                              </w:rPr>
                              <w:fldChar w:fldCharType="begin"/>
                            </w:r>
                            <w:r w:rsidRPr="00D92746">
                              <w:rPr>
                                <w:rFonts w:ascii="Times New Roman" w:hAnsi="Times New Roman" w:cs="Times New Roman"/>
                                <w:b/>
                                <w:bCs/>
                                <w:i w:val="0"/>
                                <w:iCs w:val="0"/>
                                <w:color w:val="auto"/>
                                <w:sz w:val="22"/>
                                <w:szCs w:val="22"/>
                              </w:rPr>
                              <w:instrText xml:space="preserve"> SEQ Figure \* ARABIC </w:instrText>
                            </w:r>
                            <w:r w:rsidRPr="00D92746">
                              <w:rPr>
                                <w:rFonts w:ascii="Times New Roman" w:hAnsi="Times New Roman" w:cs="Times New Roman"/>
                                <w:b/>
                                <w:bCs/>
                                <w:i w:val="0"/>
                                <w:iCs w:val="0"/>
                                <w:color w:val="auto"/>
                                <w:sz w:val="22"/>
                                <w:szCs w:val="22"/>
                              </w:rPr>
                              <w:fldChar w:fldCharType="separate"/>
                            </w:r>
                            <w:ins w:id="334" w:author="Moazzam Rind" w:date="2021-02-16T11:39:00Z">
                              <w:r w:rsidR="009F65CC">
                                <w:rPr>
                                  <w:rFonts w:ascii="Times New Roman" w:hAnsi="Times New Roman" w:cs="Times New Roman"/>
                                  <w:b/>
                                  <w:bCs/>
                                  <w:i w:val="0"/>
                                  <w:iCs w:val="0"/>
                                  <w:noProof/>
                                  <w:color w:val="auto"/>
                                  <w:sz w:val="22"/>
                                  <w:szCs w:val="22"/>
                                </w:rPr>
                                <w:t>6</w:t>
                              </w:r>
                            </w:ins>
                            <w:del w:id="335" w:author="Moazzam Rind" w:date="2021-02-16T11:39:00Z">
                              <w:r w:rsidDel="009F65CC">
                                <w:rPr>
                                  <w:rFonts w:ascii="Times New Roman" w:hAnsi="Times New Roman" w:cs="Times New Roman"/>
                                  <w:b/>
                                  <w:bCs/>
                                  <w:i w:val="0"/>
                                  <w:iCs w:val="0"/>
                                  <w:noProof/>
                                  <w:color w:val="auto"/>
                                  <w:sz w:val="22"/>
                                  <w:szCs w:val="22"/>
                                </w:rPr>
                                <w:delText>7</w:delText>
                              </w:r>
                            </w:del>
                            <w:r w:rsidRPr="00D92746">
                              <w:rPr>
                                <w:rFonts w:ascii="Times New Roman" w:hAnsi="Times New Roman" w:cs="Times New Roman"/>
                                <w:b/>
                                <w:bCs/>
                                <w:i w:val="0"/>
                                <w:iCs w:val="0"/>
                                <w:color w:val="auto"/>
                                <w:sz w:val="22"/>
                                <w:szCs w:val="22"/>
                              </w:rPr>
                              <w:fldChar w:fldCharType="end"/>
                            </w:r>
                            <w:bookmarkEnd w:id="333"/>
                            <w:r w:rsidRPr="00D92746">
                              <w:rPr>
                                <w:rFonts w:ascii="Times New Roman" w:hAnsi="Times New Roman" w:cs="Times New Roman"/>
                                <w:b/>
                                <w:bCs/>
                                <w:i w:val="0"/>
                                <w:iCs w:val="0"/>
                                <w:color w:val="auto"/>
                                <w:sz w:val="22"/>
                                <w:szCs w:val="22"/>
                              </w:rPr>
                              <w:t xml:space="preserve"> Tradeoff Curves between Hydro-power revenue generated and Hydropeaking Index under different total monthly volumes (Light to dark blue color) for June 2018. The dashed line is showing trade-off curve under full optimization case, whereas, the solid line is showing results for scenario having 2-day steady bug flow release of 10000cfs on weekends. The Hydropeaking Index value was calculated via “Averaged daily Cv” concept. And, some of the points on curve which are bit off or creating abnormality in smoothness of the curve are due to solver facing issue to solve those points optimally. Hence, those are either feasible or locally optimal points. Nevertheless, the extreme points are globally optimal solutions.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63942" id="Text Box 20" o:spid="_x0000_s1033" type="#_x0000_t202" style="position:absolute;left:0;text-align:left;margin-left:-28.75pt;margin-top:636.5pt;width:504.75pt;height:92.7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" stroked="f">
                <v:textbox inset="0,0,0,0">
                  <w:txbxContent>
                    <w:p w14:paraId="689CBF96" w14:textId="20E9E06F" w:rsidR="00B33A26" w:rsidRPr="00D92746" w:rsidRDefault="00B33A26" w:rsidP="00D92746">
                      <w:pPr>
                        <w:pStyle w:val="Caption"/>
                        <w:jc w:val="both"/>
                        <w:rPr>
                          <w:rFonts w:ascii="Times New Roman" w:hAnsi="Times New Roman" w:cs="Times New Roman"/>
                          <w:b/>
                          <w:bCs/>
                          <w:i w:val="0"/>
                          <w:iCs w:val="0"/>
                          <w:noProof/>
                          <w:color w:val="auto"/>
                          <w:sz w:val="22"/>
                          <w:szCs w:val="22"/>
                        </w:rPr>
                      </w:pPr>
                      <w:bookmarkStart w:id="336" w:name="_Ref28374453"/>
                      <w:r w:rsidRPr="00D92746">
                        <w:rPr>
                          <w:rFonts w:ascii="Times New Roman" w:hAnsi="Times New Roman" w:cs="Times New Roman"/>
                          <w:b/>
                          <w:bCs/>
                          <w:i w:val="0"/>
                          <w:iCs w:val="0"/>
                          <w:color w:val="auto"/>
                          <w:sz w:val="22"/>
                          <w:szCs w:val="22"/>
                        </w:rPr>
                        <w:t xml:space="preserve">Figure </w:t>
                      </w:r>
                      <w:r w:rsidRPr="00D92746">
                        <w:rPr>
                          <w:rFonts w:ascii="Times New Roman" w:hAnsi="Times New Roman" w:cs="Times New Roman"/>
                          <w:b/>
                          <w:bCs/>
                          <w:i w:val="0"/>
                          <w:iCs w:val="0"/>
                          <w:color w:val="auto"/>
                          <w:sz w:val="22"/>
                          <w:szCs w:val="22"/>
                        </w:rPr>
                        <w:fldChar w:fldCharType="begin"/>
                      </w:r>
                      <w:r w:rsidRPr="00D92746">
                        <w:rPr>
                          <w:rFonts w:ascii="Times New Roman" w:hAnsi="Times New Roman" w:cs="Times New Roman"/>
                          <w:b/>
                          <w:bCs/>
                          <w:i w:val="0"/>
                          <w:iCs w:val="0"/>
                          <w:color w:val="auto"/>
                          <w:sz w:val="22"/>
                          <w:szCs w:val="22"/>
                        </w:rPr>
                        <w:instrText xml:space="preserve"> SEQ Figure \* ARABIC </w:instrText>
                      </w:r>
                      <w:r w:rsidRPr="00D92746">
                        <w:rPr>
                          <w:rFonts w:ascii="Times New Roman" w:hAnsi="Times New Roman" w:cs="Times New Roman"/>
                          <w:b/>
                          <w:bCs/>
                          <w:i w:val="0"/>
                          <w:iCs w:val="0"/>
                          <w:color w:val="auto"/>
                          <w:sz w:val="22"/>
                          <w:szCs w:val="22"/>
                        </w:rPr>
                        <w:fldChar w:fldCharType="separate"/>
                      </w:r>
                      <w:ins w:id="337" w:author="Moazzam Rind" w:date="2021-02-16T11:39:00Z">
                        <w:r w:rsidR="009F65CC">
                          <w:rPr>
                            <w:rFonts w:ascii="Times New Roman" w:hAnsi="Times New Roman" w:cs="Times New Roman"/>
                            <w:b/>
                            <w:bCs/>
                            <w:i w:val="0"/>
                            <w:iCs w:val="0"/>
                            <w:noProof/>
                            <w:color w:val="auto"/>
                            <w:sz w:val="22"/>
                            <w:szCs w:val="22"/>
                          </w:rPr>
                          <w:t>6</w:t>
                        </w:r>
                      </w:ins>
                      <w:del w:id="338" w:author="Moazzam Rind" w:date="2021-02-16T11:39:00Z">
                        <w:r w:rsidDel="009F65CC">
                          <w:rPr>
                            <w:rFonts w:ascii="Times New Roman" w:hAnsi="Times New Roman" w:cs="Times New Roman"/>
                            <w:b/>
                            <w:bCs/>
                            <w:i w:val="0"/>
                            <w:iCs w:val="0"/>
                            <w:noProof/>
                            <w:color w:val="auto"/>
                            <w:sz w:val="22"/>
                            <w:szCs w:val="22"/>
                          </w:rPr>
                          <w:delText>7</w:delText>
                        </w:r>
                      </w:del>
                      <w:r w:rsidRPr="00D92746">
                        <w:rPr>
                          <w:rFonts w:ascii="Times New Roman" w:hAnsi="Times New Roman" w:cs="Times New Roman"/>
                          <w:b/>
                          <w:bCs/>
                          <w:i w:val="0"/>
                          <w:iCs w:val="0"/>
                          <w:color w:val="auto"/>
                          <w:sz w:val="22"/>
                          <w:szCs w:val="22"/>
                        </w:rPr>
                        <w:fldChar w:fldCharType="end"/>
                      </w:r>
                      <w:bookmarkEnd w:id="336"/>
                      <w:r w:rsidRPr="00D92746">
                        <w:rPr>
                          <w:rFonts w:ascii="Times New Roman" w:hAnsi="Times New Roman" w:cs="Times New Roman"/>
                          <w:b/>
                          <w:bCs/>
                          <w:i w:val="0"/>
                          <w:iCs w:val="0"/>
                          <w:color w:val="auto"/>
                          <w:sz w:val="22"/>
                          <w:szCs w:val="22"/>
                        </w:rPr>
                        <w:t xml:space="preserve"> Tradeoff Curves between Hydro-power revenue generated and Hydropeaking Index under different total monthly volumes (Light to dark blue color) for June 2018. The dashed line is showing trade-off curve under full optimization case, whereas, the solid line is showing results for scenario having 2-day steady bug flow release of 10000cfs on weekends. The Hydropeaking Index value was calculated via “Averaged daily Cv” concept. And, some of the points on curve which are bit off or creating abnormality in smoothness of the curve are due to solver facing issue to solve those points optimally. Hence, those are either feasible or locally optimal points. Nevertheless, the extreme points are globally optimal solutions.</w:t>
                      </w:r>
                    </w:p>
                  </w:txbxContent>
                </v:textbox>
                <w10:wrap type="square" anchorx="margin" anchory="page"/>
              </v:shape>
            </w:pict>
          </mc:Fallback>
        </mc:AlternateContent>
      </w:r>
      <w:r w:rsidR="00723A39">
        <w:rPr>
          <w:noProof/>
        </w:rPr>
        <w:drawing>
          <wp:anchor distT="0" distB="0" distL="114300" distR="114300" simplePos="0" relativeHeight="251694080" behindDoc="0" locked="0" layoutInCell="1" allowOverlap="1" wp14:anchorId="23A35BED" wp14:editId="214131DD">
            <wp:simplePos x="0" y="0"/>
            <wp:positionH relativeFrom="margin">
              <wp:align>center</wp:align>
            </wp:positionH>
            <wp:positionV relativeFrom="paragraph">
              <wp:posOffset>3726815</wp:posOffset>
            </wp:positionV>
            <wp:extent cx="7041515" cy="3381375"/>
            <wp:effectExtent l="0" t="0" r="698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948"/>
                    <a:stretch/>
                  </pic:blipFill>
                  <pic:spPr bwMode="auto">
                    <a:xfrm>
                      <a:off x="0" y="0"/>
                      <a:ext cx="7041515" cy="3381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2353">
        <w:rPr>
          <w:rFonts w:ascii="Times New Roman" w:hAnsi="Times New Roman" w:cs="Times New Roman"/>
          <w:sz w:val="24"/>
          <w:szCs w:val="24"/>
        </w:rPr>
        <w:tab/>
      </w:r>
    </w:p>
    <w:p w14:paraId="486816B8" w14:textId="13791DC2" w:rsidR="00CC44B0" w:rsidRDefault="00593D70" w:rsidP="00D6404C">
      <w:pPr>
        <w:pStyle w:val="CommentText"/>
        <w:jc w:val="both"/>
        <w:rPr>
          <w:rFonts w:ascii="Times New Roman" w:hAnsi="Times New Roman" w:cs="Times New Roman"/>
          <w:sz w:val="24"/>
          <w:szCs w:val="24"/>
        </w:rPr>
      </w:pPr>
      <w:r>
        <w:rPr>
          <w:noProof/>
        </w:rPr>
        <mc:AlternateContent>
          <mc:Choice Requires="wps">
            <w:drawing>
              <wp:anchor distT="0" distB="0" distL="114300" distR="114300" simplePos="0" relativeHeight="251752448" behindDoc="0" locked="0" layoutInCell="1" allowOverlap="1" wp14:anchorId="37E1CE05" wp14:editId="3274E41F">
                <wp:simplePos x="0" y="0"/>
                <wp:positionH relativeFrom="margin">
                  <wp:posOffset>-587375</wp:posOffset>
                </wp:positionH>
                <wp:positionV relativeFrom="paragraph">
                  <wp:posOffset>3044825</wp:posOffset>
                </wp:positionV>
                <wp:extent cx="6911975" cy="635"/>
                <wp:effectExtent l="0" t="0" r="3175" b="0"/>
                <wp:wrapSquare wrapText="bothSides"/>
                <wp:docPr id="27" name="Text Box 27"/>
                <wp:cNvGraphicFramePr/>
                <a:graphic xmlns:a="http://schemas.openxmlformats.org/drawingml/2006/main">
                  <a:graphicData uri="http://schemas.microsoft.com/office/word/2010/wordprocessingShape">
                    <wps:wsp>
                      <wps:cNvSpPr txBox="1"/>
                      <wps:spPr>
                        <a:xfrm>
                          <a:off x="0" y="0"/>
                          <a:ext cx="6911975" cy="635"/>
                        </a:xfrm>
                        <a:prstGeom prst="rect">
                          <a:avLst/>
                        </a:prstGeom>
                        <a:solidFill>
                          <a:prstClr val="white"/>
                        </a:solidFill>
                        <a:ln>
                          <a:noFill/>
                        </a:ln>
                      </wps:spPr>
                      <wps:txbx>
                        <w:txbxContent>
                          <w:p w14:paraId="2F4C5063" w14:textId="05A11386" w:rsidR="00B33A26" w:rsidRPr="00CF39E8" w:rsidRDefault="00B33A26" w:rsidP="00593D70">
                            <w:pPr>
                              <w:pStyle w:val="Caption"/>
                              <w:rPr>
                                <w:rFonts w:ascii="Times New Roman" w:hAnsi="Times New Roman" w:cs="Times New Roman"/>
                                <w:b/>
                                <w:bCs/>
                                <w:noProof/>
                                <w:sz w:val="24"/>
                                <w:szCs w:val="24"/>
                              </w:rPr>
                            </w:pPr>
                            <w:bookmarkStart w:id="339" w:name="_Ref28374502"/>
                            <w:r w:rsidRPr="00593D70">
                              <w:rPr>
                                <w:rFonts w:ascii="Times New Roman" w:hAnsi="Times New Roman" w:cs="Times New Roman"/>
                                <w:b/>
                                <w:bCs/>
                                <w:i w:val="0"/>
                                <w:iCs w:val="0"/>
                                <w:color w:val="auto"/>
                                <w:sz w:val="24"/>
                                <w:szCs w:val="24"/>
                              </w:rPr>
                              <w:t xml:space="preserve">Figure </w:t>
                            </w:r>
                            <w:r w:rsidRPr="00593D70">
                              <w:rPr>
                                <w:rFonts w:ascii="Times New Roman" w:hAnsi="Times New Roman" w:cs="Times New Roman"/>
                                <w:b/>
                                <w:bCs/>
                                <w:i w:val="0"/>
                                <w:iCs w:val="0"/>
                                <w:color w:val="auto"/>
                                <w:sz w:val="24"/>
                                <w:szCs w:val="24"/>
                              </w:rPr>
                              <w:fldChar w:fldCharType="begin"/>
                            </w:r>
                            <w:r w:rsidRPr="00593D70">
                              <w:rPr>
                                <w:rFonts w:ascii="Times New Roman" w:hAnsi="Times New Roman" w:cs="Times New Roman"/>
                                <w:b/>
                                <w:bCs/>
                                <w:i w:val="0"/>
                                <w:iCs w:val="0"/>
                                <w:color w:val="auto"/>
                                <w:sz w:val="24"/>
                                <w:szCs w:val="24"/>
                              </w:rPr>
                              <w:instrText xml:space="preserve"> SEQ Figure \* ARABIC </w:instrText>
                            </w:r>
                            <w:r w:rsidRPr="00593D70">
                              <w:rPr>
                                <w:rFonts w:ascii="Times New Roman" w:hAnsi="Times New Roman" w:cs="Times New Roman"/>
                                <w:b/>
                                <w:bCs/>
                                <w:i w:val="0"/>
                                <w:iCs w:val="0"/>
                                <w:color w:val="auto"/>
                                <w:sz w:val="24"/>
                                <w:szCs w:val="24"/>
                              </w:rPr>
                              <w:fldChar w:fldCharType="separate"/>
                            </w:r>
                            <w:ins w:id="340" w:author="Moazzam Rind" w:date="2021-02-16T11:39:00Z">
                              <w:r w:rsidR="009F65CC">
                                <w:rPr>
                                  <w:rFonts w:ascii="Times New Roman" w:hAnsi="Times New Roman" w:cs="Times New Roman"/>
                                  <w:b/>
                                  <w:bCs/>
                                  <w:i w:val="0"/>
                                  <w:iCs w:val="0"/>
                                  <w:noProof/>
                                  <w:color w:val="auto"/>
                                  <w:sz w:val="24"/>
                                  <w:szCs w:val="24"/>
                                </w:rPr>
                                <w:t>7</w:t>
                              </w:r>
                            </w:ins>
                            <w:del w:id="341" w:author="Moazzam Rind" w:date="2021-02-16T11:39:00Z">
                              <w:r w:rsidDel="009F65CC">
                                <w:rPr>
                                  <w:rFonts w:ascii="Times New Roman" w:hAnsi="Times New Roman" w:cs="Times New Roman"/>
                                  <w:b/>
                                  <w:bCs/>
                                  <w:i w:val="0"/>
                                  <w:iCs w:val="0"/>
                                  <w:noProof/>
                                  <w:color w:val="auto"/>
                                  <w:sz w:val="24"/>
                                  <w:szCs w:val="24"/>
                                </w:rPr>
                                <w:delText>8</w:delText>
                              </w:r>
                            </w:del>
                            <w:r w:rsidRPr="00593D70">
                              <w:rPr>
                                <w:rFonts w:ascii="Times New Roman" w:hAnsi="Times New Roman" w:cs="Times New Roman"/>
                                <w:b/>
                                <w:bCs/>
                                <w:i w:val="0"/>
                                <w:iCs w:val="0"/>
                                <w:color w:val="auto"/>
                                <w:sz w:val="24"/>
                                <w:szCs w:val="24"/>
                              </w:rPr>
                              <w:fldChar w:fldCharType="end"/>
                            </w:r>
                            <w:bookmarkEnd w:id="339"/>
                            <w:r>
                              <w:t xml:space="preserve"> </w:t>
                            </w:r>
                            <w:r w:rsidRPr="0031015D">
                              <w:rPr>
                                <w:rFonts w:ascii="Times New Roman" w:hAnsi="Times New Roman" w:cs="Times New Roman"/>
                                <w:b/>
                                <w:bCs/>
                                <w:i w:val="0"/>
                                <w:iCs w:val="0"/>
                                <w:color w:val="auto"/>
                                <w:sz w:val="24"/>
                                <w:szCs w:val="24"/>
                              </w:rPr>
                              <w:t>On the right top is the tradeoff curve with 10000 cfs steady Bug flow release. Whereas, on the left is hydrograph simulated for two scenarios (Optimization and 2-days Bug flow) for lower extreme point of both scenarios.  which curve (total monthly volume value) and points we are looking 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1CE05" id="Text Box 27" o:spid="_x0000_s1034" type="#_x0000_t202" style="position:absolute;left:0;text-align:left;margin-left:-46.25pt;margin-top:239.75pt;width:544.25pt;height:.05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" stroked="f">
                <v:textbox style="mso-fit-shape-to-text:t" inset="0,0,0,0">
                  <w:txbxContent>
                    <w:p w14:paraId="2F4C5063" w14:textId="05A11386" w:rsidR="00B33A26" w:rsidRPr="00CF39E8" w:rsidRDefault="00B33A26" w:rsidP="00593D70">
                      <w:pPr>
                        <w:pStyle w:val="Caption"/>
                        <w:rPr>
                          <w:rFonts w:ascii="Times New Roman" w:hAnsi="Times New Roman" w:cs="Times New Roman"/>
                          <w:b/>
                          <w:bCs/>
                          <w:noProof/>
                          <w:sz w:val="24"/>
                          <w:szCs w:val="24"/>
                        </w:rPr>
                      </w:pPr>
                      <w:bookmarkStart w:id="342" w:name="_Ref28374502"/>
                      <w:r w:rsidRPr="00593D70">
                        <w:rPr>
                          <w:rFonts w:ascii="Times New Roman" w:hAnsi="Times New Roman" w:cs="Times New Roman"/>
                          <w:b/>
                          <w:bCs/>
                          <w:i w:val="0"/>
                          <w:iCs w:val="0"/>
                          <w:color w:val="auto"/>
                          <w:sz w:val="24"/>
                          <w:szCs w:val="24"/>
                        </w:rPr>
                        <w:t xml:space="preserve">Figure </w:t>
                      </w:r>
                      <w:r w:rsidRPr="00593D70">
                        <w:rPr>
                          <w:rFonts w:ascii="Times New Roman" w:hAnsi="Times New Roman" w:cs="Times New Roman"/>
                          <w:b/>
                          <w:bCs/>
                          <w:i w:val="0"/>
                          <w:iCs w:val="0"/>
                          <w:color w:val="auto"/>
                          <w:sz w:val="24"/>
                          <w:szCs w:val="24"/>
                        </w:rPr>
                        <w:fldChar w:fldCharType="begin"/>
                      </w:r>
                      <w:r w:rsidRPr="00593D70">
                        <w:rPr>
                          <w:rFonts w:ascii="Times New Roman" w:hAnsi="Times New Roman" w:cs="Times New Roman"/>
                          <w:b/>
                          <w:bCs/>
                          <w:i w:val="0"/>
                          <w:iCs w:val="0"/>
                          <w:color w:val="auto"/>
                          <w:sz w:val="24"/>
                          <w:szCs w:val="24"/>
                        </w:rPr>
                        <w:instrText xml:space="preserve"> SEQ Figure \* ARABIC </w:instrText>
                      </w:r>
                      <w:r w:rsidRPr="00593D70">
                        <w:rPr>
                          <w:rFonts w:ascii="Times New Roman" w:hAnsi="Times New Roman" w:cs="Times New Roman"/>
                          <w:b/>
                          <w:bCs/>
                          <w:i w:val="0"/>
                          <w:iCs w:val="0"/>
                          <w:color w:val="auto"/>
                          <w:sz w:val="24"/>
                          <w:szCs w:val="24"/>
                        </w:rPr>
                        <w:fldChar w:fldCharType="separate"/>
                      </w:r>
                      <w:ins w:id="343" w:author="Moazzam Rind" w:date="2021-02-16T11:39:00Z">
                        <w:r w:rsidR="009F65CC">
                          <w:rPr>
                            <w:rFonts w:ascii="Times New Roman" w:hAnsi="Times New Roman" w:cs="Times New Roman"/>
                            <w:b/>
                            <w:bCs/>
                            <w:i w:val="0"/>
                            <w:iCs w:val="0"/>
                            <w:noProof/>
                            <w:color w:val="auto"/>
                            <w:sz w:val="24"/>
                            <w:szCs w:val="24"/>
                          </w:rPr>
                          <w:t>7</w:t>
                        </w:r>
                      </w:ins>
                      <w:del w:id="344" w:author="Moazzam Rind" w:date="2021-02-16T11:39:00Z">
                        <w:r w:rsidDel="009F65CC">
                          <w:rPr>
                            <w:rFonts w:ascii="Times New Roman" w:hAnsi="Times New Roman" w:cs="Times New Roman"/>
                            <w:b/>
                            <w:bCs/>
                            <w:i w:val="0"/>
                            <w:iCs w:val="0"/>
                            <w:noProof/>
                            <w:color w:val="auto"/>
                            <w:sz w:val="24"/>
                            <w:szCs w:val="24"/>
                          </w:rPr>
                          <w:delText>8</w:delText>
                        </w:r>
                      </w:del>
                      <w:r w:rsidRPr="00593D70">
                        <w:rPr>
                          <w:rFonts w:ascii="Times New Roman" w:hAnsi="Times New Roman" w:cs="Times New Roman"/>
                          <w:b/>
                          <w:bCs/>
                          <w:i w:val="0"/>
                          <w:iCs w:val="0"/>
                          <w:color w:val="auto"/>
                          <w:sz w:val="24"/>
                          <w:szCs w:val="24"/>
                        </w:rPr>
                        <w:fldChar w:fldCharType="end"/>
                      </w:r>
                      <w:bookmarkEnd w:id="342"/>
                      <w:r>
                        <w:t xml:space="preserve"> </w:t>
                      </w:r>
                      <w:r w:rsidRPr="0031015D">
                        <w:rPr>
                          <w:rFonts w:ascii="Times New Roman" w:hAnsi="Times New Roman" w:cs="Times New Roman"/>
                          <w:b/>
                          <w:bCs/>
                          <w:i w:val="0"/>
                          <w:iCs w:val="0"/>
                          <w:color w:val="auto"/>
                          <w:sz w:val="24"/>
                          <w:szCs w:val="24"/>
                        </w:rPr>
                        <w:t>On the right top is the tradeoff curve with 10000 cfs steady Bug flow release. Whereas, on the left is hydrograph simulated for two scenarios (Optimization and 2-days Bug flow) for lower extreme point of both scenarios.  which curve (total monthly volume value) and points we are looking on.</w:t>
                      </w:r>
                    </w:p>
                  </w:txbxContent>
                </v:textbox>
                <w10:wrap type="square" anchorx="margin"/>
              </v:shape>
            </w:pict>
          </mc:Fallback>
        </mc:AlternateContent>
      </w:r>
      <w:r>
        <w:rPr>
          <w:rFonts w:ascii="Times New Roman" w:hAnsi="Times New Roman" w:cs="Times New Roman"/>
          <w:b/>
          <w:bCs/>
          <w:noProof/>
          <w:sz w:val="24"/>
          <w:szCs w:val="24"/>
        </w:rPr>
        <w:drawing>
          <wp:anchor distT="0" distB="0" distL="114300" distR="114300" simplePos="0" relativeHeight="251689984" behindDoc="0" locked="0" layoutInCell="1" allowOverlap="1" wp14:anchorId="6BB89AE8" wp14:editId="5214A8CC">
            <wp:simplePos x="0" y="0"/>
            <wp:positionH relativeFrom="margin">
              <wp:align>center</wp:align>
            </wp:positionH>
            <wp:positionV relativeFrom="page">
              <wp:posOffset>758825</wp:posOffset>
            </wp:positionV>
            <wp:extent cx="7372985" cy="3162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372985" cy="3162300"/>
                    </a:xfrm>
                    <a:prstGeom prst="rect">
                      <a:avLst/>
                    </a:prstGeom>
                    <a:noFill/>
                  </pic:spPr>
                </pic:pic>
              </a:graphicData>
            </a:graphic>
            <wp14:sizeRelH relativeFrom="page">
              <wp14:pctWidth>0</wp14:pctWidth>
            </wp14:sizeRelH>
            <wp14:sizeRelV relativeFrom="page">
              <wp14:pctHeight>0</wp14:pctHeight>
            </wp14:sizeRelV>
          </wp:anchor>
        </w:drawing>
      </w:r>
      <w:r w:rsidR="008737C9">
        <w:rPr>
          <w:noProof/>
        </w:rPr>
        <mc:AlternateContent>
          <mc:Choice Requires="wps">
            <w:drawing>
              <wp:anchor distT="0" distB="0" distL="114300" distR="114300" simplePos="0" relativeHeight="251727872" behindDoc="0" locked="0" layoutInCell="1" allowOverlap="1" wp14:anchorId="2515A160" wp14:editId="7B50D524">
                <wp:simplePos x="0" y="0"/>
                <wp:positionH relativeFrom="column">
                  <wp:posOffset>-342900</wp:posOffset>
                </wp:positionH>
                <wp:positionV relativeFrom="paragraph">
                  <wp:posOffset>7407275</wp:posOffset>
                </wp:positionV>
                <wp:extent cx="6391275" cy="736600"/>
                <wp:effectExtent l="0" t="0" r="9525" b="6350"/>
                <wp:wrapSquare wrapText="bothSides"/>
                <wp:docPr id="23" name="Text Box 23"/>
                <wp:cNvGraphicFramePr/>
                <a:graphic xmlns:a="http://schemas.openxmlformats.org/drawingml/2006/main">
                  <a:graphicData uri="http://schemas.microsoft.com/office/word/2010/wordprocessingShape">
                    <wps:wsp>
                      <wps:cNvSpPr txBox="1"/>
                      <wps:spPr>
                        <a:xfrm>
                          <a:off x="0" y="0"/>
                          <a:ext cx="6391275" cy="736600"/>
                        </a:xfrm>
                        <a:prstGeom prst="rect">
                          <a:avLst/>
                        </a:prstGeom>
                        <a:solidFill>
                          <a:prstClr val="white"/>
                        </a:solidFill>
                        <a:ln>
                          <a:noFill/>
                        </a:ln>
                      </wps:spPr>
                      <wps:txbx>
                        <w:txbxContent>
                          <w:p w14:paraId="7FE32D89" w14:textId="6A561691" w:rsidR="00B33A26" w:rsidRPr="0084053A" w:rsidRDefault="00B33A26" w:rsidP="0084053A">
                            <w:pPr>
                              <w:pStyle w:val="Caption"/>
                              <w:jc w:val="both"/>
                              <w:rPr>
                                <w:rFonts w:ascii="Times New Roman" w:hAnsi="Times New Roman" w:cs="Times New Roman"/>
                                <w:b/>
                                <w:bCs/>
                                <w:i w:val="0"/>
                                <w:iCs w:val="0"/>
                                <w:noProof/>
                                <w:color w:val="auto"/>
                                <w:sz w:val="24"/>
                                <w:szCs w:val="24"/>
                              </w:rPr>
                            </w:pPr>
                            <w:bookmarkStart w:id="345" w:name="_Ref28374506"/>
                            <w:r w:rsidRPr="0084053A">
                              <w:rPr>
                                <w:rFonts w:ascii="Times New Roman" w:hAnsi="Times New Roman" w:cs="Times New Roman"/>
                                <w:b/>
                                <w:bCs/>
                                <w:i w:val="0"/>
                                <w:iCs w:val="0"/>
                                <w:color w:val="auto"/>
                                <w:sz w:val="24"/>
                                <w:szCs w:val="24"/>
                              </w:rPr>
                              <w:t xml:space="preserve">Figure </w:t>
                            </w:r>
                            <w:r w:rsidRPr="0084053A">
                              <w:rPr>
                                <w:rFonts w:ascii="Times New Roman" w:hAnsi="Times New Roman" w:cs="Times New Roman"/>
                                <w:b/>
                                <w:bCs/>
                                <w:i w:val="0"/>
                                <w:iCs w:val="0"/>
                                <w:color w:val="auto"/>
                                <w:sz w:val="24"/>
                                <w:szCs w:val="24"/>
                              </w:rPr>
                              <w:fldChar w:fldCharType="begin"/>
                            </w:r>
                            <w:r w:rsidRPr="0084053A">
                              <w:rPr>
                                <w:rFonts w:ascii="Times New Roman" w:hAnsi="Times New Roman" w:cs="Times New Roman"/>
                                <w:b/>
                                <w:bCs/>
                                <w:i w:val="0"/>
                                <w:iCs w:val="0"/>
                                <w:color w:val="auto"/>
                                <w:sz w:val="24"/>
                                <w:szCs w:val="24"/>
                              </w:rPr>
                              <w:instrText xml:space="preserve"> SEQ Figure \* ARABIC </w:instrText>
                            </w:r>
                            <w:r w:rsidRPr="0084053A">
                              <w:rPr>
                                <w:rFonts w:ascii="Times New Roman" w:hAnsi="Times New Roman" w:cs="Times New Roman"/>
                                <w:b/>
                                <w:bCs/>
                                <w:i w:val="0"/>
                                <w:iCs w:val="0"/>
                                <w:color w:val="auto"/>
                                <w:sz w:val="24"/>
                                <w:szCs w:val="24"/>
                              </w:rPr>
                              <w:fldChar w:fldCharType="separate"/>
                            </w:r>
                            <w:ins w:id="346" w:author="Moazzam Rind" w:date="2021-02-16T11:39:00Z">
                              <w:r w:rsidR="009F65CC">
                                <w:rPr>
                                  <w:rFonts w:ascii="Times New Roman" w:hAnsi="Times New Roman" w:cs="Times New Roman"/>
                                  <w:b/>
                                  <w:bCs/>
                                  <w:i w:val="0"/>
                                  <w:iCs w:val="0"/>
                                  <w:noProof/>
                                  <w:color w:val="auto"/>
                                  <w:sz w:val="24"/>
                                  <w:szCs w:val="24"/>
                                </w:rPr>
                                <w:t>8</w:t>
                              </w:r>
                            </w:ins>
                            <w:del w:id="347" w:author="Moazzam Rind" w:date="2021-02-16T11:39:00Z">
                              <w:r w:rsidDel="009F65CC">
                                <w:rPr>
                                  <w:rFonts w:ascii="Times New Roman" w:hAnsi="Times New Roman" w:cs="Times New Roman"/>
                                  <w:b/>
                                  <w:bCs/>
                                  <w:i w:val="0"/>
                                  <w:iCs w:val="0"/>
                                  <w:noProof/>
                                  <w:color w:val="auto"/>
                                  <w:sz w:val="24"/>
                                  <w:szCs w:val="24"/>
                                </w:rPr>
                                <w:delText>9</w:delText>
                              </w:r>
                            </w:del>
                            <w:r w:rsidRPr="0084053A">
                              <w:rPr>
                                <w:rFonts w:ascii="Times New Roman" w:hAnsi="Times New Roman" w:cs="Times New Roman"/>
                                <w:b/>
                                <w:bCs/>
                                <w:i w:val="0"/>
                                <w:iCs w:val="0"/>
                                <w:color w:val="auto"/>
                                <w:sz w:val="24"/>
                                <w:szCs w:val="24"/>
                              </w:rPr>
                              <w:fldChar w:fldCharType="end"/>
                            </w:r>
                            <w:bookmarkEnd w:id="345"/>
                            <w:r w:rsidRPr="0084053A">
                              <w:rPr>
                                <w:rFonts w:ascii="Times New Roman" w:hAnsi="Times New Roman" w:cs="Times New Roman"/>
                                <w:b/>
                                <w:bCs/>
                                <w:i w:val="0"/>
                                <w:iCs w:val="0"/>
                                <w:color w:val="auto"/>
                                <w:sz w:val="24"/>
                                <w:szCs w:val="24"/>
                              </w:rPr>
                              <w:t xml:space="preserve"> On the right top is the tradeoff curve with 10000 cfs steady Bugflow release. Whereas, on the left is Energy generated for two scenarios (Optimization and 2-days Bugflow) for lower extreme point of both scenarios.  Arrows are guiding which curve (total monthly volume value) and points we are looking.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5A160" id="Text Box 23" o:spid="_x0000_s1035" type="#_x0000_t202" style="position:absolute;left:0;text-align:left;margin-left:-27pt;margin-top:583.25pt;width:503.25pt;height:5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anNAIAAGkEAAAOAAAAZHJzL2Uyb0RvYy54bWysVE2P2yAQvVfqf0DcG+dDzXat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" stroked="f">
                <v:textbox inset="0,0,0,0">
                  <w:txbxContent>
                    <w:p w14:paraId="7FE32D89" w14:textId="6A561691" w:rsidR="00B33A26" w:rsidRPr="0084053A" w:rsidRDefault="00B33A26" w:rsidP="0084053A">
                      <w:pPr>
                        <w:pStyle w:val="Caption"/>
                        <w:jc w:val="both"/>
                        <w:rPr>
                          <w:rFonts w:ascii="Times New Roman" w:hAnsi="Times New Roman" w:cs="Times New Roman"/>
                          <w:b/>
                          <w:bCs/>
                          <w:i w:val="0"/>
                          <w:iCs w:val="0"/>
                          <w:noProof/>
                          <w:color w:val="auto"/>
                          <w:sz w:val="24"/>
                          <w:szCs w:val="24"/>
                        </w:rPr>
                      </w:pPr>
                      <w:bookmarkStart w:id="348" w:name="_Ref28374506"/>
                      <w:r w:rsidRPr="0084053A">
                        <w:rPr>
                          <w:rFonts w:ascii="Times New Roman" w:hAnsi="Times New Roman" w:cs="Times New Roman"/>
                          <w:b/>
                          <w:bCs/>
                          <w:i w:val="0"/>
                          <w:iCs w:val="0"/>
                          <w:color w:val="auto"/>
                          <w:sz w:val="24"/>
                          <w:szCs w:val="24"/>
                        </w:rPr>
                        <w:t xml:space="preserve">Figure </w:t>
                      </w:r>
                      <w:r w:rsidRPr="0084053A">
                        <w:rPr>
                          <w:rFonts w:ascii="Times New Roman" w:hAnsi="Times New Roman" w:cs="Times New Roman"/>
                          <w:b/>
                          <w:bCs/>
                          <w:i w:val="0"/>
                          <w:iCs w:val="0"/>
                          <w:color w:val="auto"/>
                          <w:sz w:val="24"/>
                          <w:szCs w:val="24"/>
                        </w:rPr>
                        <w:fldChar w:fldCharType="begin"/>
                      </w:r>
                      <w:r w:rsidRPr="0084053A">
                        <w:rPr>
                          <w:rFonts w:ascii="Times New Roman" w:hAnsi="Times New Roman" w:cs="Times New Roman"/>
                          <w:b/>
                          <w:bCs/>
                          <w:i w:val="0"/>
                          <w:iCs w:val="0"/>
                          <w:color w:val="auto"/>
                          <w:sz w:val="24"/>
                          <w:szCs w:val="24"/>
                        </w:rPr>
                        <w:instrText xml:space="preserve"> SEQ Figure \* ARABIC </w:instrText>
                      </w:r>
                      <w:r w:rsidRPr="0084053A">
                        <w:rPr>
                          <w:rFonts w:ascii="Times New Roman" w:hAnsi="Times New Roman" w:cs="Times New Roman"/>
                          <w:b/>
                          <w:bCs/>
                          <w:i w:val="0"/>
                          <w:iCs w:val="0"/>
                          <w:color w:val="auto"/>
                          <w:sz w:val="24"/>
                          <w:szCs w:val="24"/>
                        </w:rPr>
                        <w:fldChar w:fldCharType="separate"/>
                      </w:r>
                      <w:ins w:id="349" w:author="Moazzam Rind" w:date="2021-02-16T11:39:00Z">
                        <w:r w:rsidR="009F65CC">
                          <w:rPr>
                            <w:rFonts w:ascii="Times New Roman" w:hAnsi="Times New Roman" w:cs="Times New Roman"/>
                            <w:b/>
                            <w:bCs/>
                            <w:i w:val="0"/>
                            <w:iCs w:val="0"/>
                            <w:noProof/>
                            <w:color w:val="auto"/>
                            <w:sz w:val="24"/>
                            <w:szCs w:val="24"/>
                          </w:rPr>
                          <w:t>8</w:t>
                        </w:r>
                      </w:ins>
                      <w:del w:id="350" w:author="Moazzam Rind" w:date="2021-02-16T11:39:00Z">
                        <w:r w:rsidDel="009F65CC">
                          <w:rPr>
                            <w:rFonts w:ascii="Times New Roman" w:hAnsi="Times New Roman" w:cs="Times New Roman"/>
                            <w:b/>
                            <w:bCs/>
                            <w:i w:val="0"/>
                            <w:iCs w:val="0"/>
                            <w:noProof/>
                            <w:color w:val="auto"/>
                            <w:sz w:val="24"/>
                            <w:szCs w:val="24"/>
                          </w:rPr>
                          <w:delText>9</w:delText>
                        </w:r>
                      </w:del>
                      <w:r w:rsidRPr="0084053A">
                        <w:rPr>
                          <w:rFonts w:ascii="Times New Roman" w:hAnsi="Times New Roman" w:cs="Times New Roman"/>
                          <w:b/>
                          <w:bCs/>
                          <w:i w:val="0"/>
                          <w:iCs w:val="0"/>
                          <w:color w:val="auto"/>
                          <w:sz w:val="24"/>
                          <w:szCs w:val="24"/>
                        </w:rPr>
                        <w:fldChar w:fldCharType="end"/>
                      </w:r>
                      <w:bookmarkEnd w:id="348"/>
                      <w:r w:rsidRPr="0084053A">
                        <w:rPr>
                          <w:rFonts w:ascii="Times New Roman" w:hAnsi="Times New Roman" w:cs="Times New Roman"/>
                          <w:b/>
                          <w:bCs/>
                          <w:i w:val="0"/>
                          <w:iCs w:val="0"/>
                          <w:color w:val="auto"/>
                          <w:sz w:val="24"/>
                          <w:szCs w:val="24"/>
                        </w:rPr>
                        <w:t xml:space="preserve"> On the right top is the tradeoff curve with 10000 cfs steady Bugflow release. Whereas, on the left is Energy generated for two scenarios (Optimization and 2-days Bugflow) for lower extreme point of both scenarios.  Arrows are guiding which curve (total monthly volume value) and points we are looking.</w:t>
                      </w:r>
                    </w:p>
                  </w:txbxContent>
                </v:textbox>
                <w10:wrap type="square"/>
              </v:shape>
            </w:pict>
          </mc:Fallback>
        </mc:AlternateContent>
      </w:r>
      <w:r w:rsidR="00AF474C">
        <w:rPr>
          <w:noProof/>
        </w:rPr>
        <mc:AlternateContent>
          <mc:Choice Requires="wps">
            <w:drawing>
              <wp:anchor distT="0" distB="0" distL="114300" distR="114300" simplePos="0" relativeHeight="251742208" behindDoc="0" locked="0" layoutInCell="1" allowOverlap="1" wp14:anchorId="1D741E46" wp14:editId="2877571F">
                <wp:simplePos x="0" y="0"/>
                <wp:positionH relativeFrom="margin">
                  <wp:posOffset>-517525</wp:posOffset>
                </wp:positionH>
                <wp:positionV relativeFrom="paragraph">
                  <wp:posOffset>3441700</wp:posOffset>
                </wp:positionV>
                <wp:extent cx="6724650" cy="23495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724650" cy="234950"/>
                        </a:xfrm>
                        <a:prstGeom prst="rect">
                          <a:avLst/>
                        </a:prstGeom>
                        <a:solidFill>
                          <a:prstClr val="white"/>
                        </a:solidFill>
                        <a:ln>
                          <a:noFill/>
                        </a:ln>
                      </wps:spPr>
                      <wps:txbx>
                        <w:txbxContent>
                          <w:p w14:paraId="55449D18" w14:textId="4565CA17" w:rsidR="00B33A26" w:rsidRPr="00DE03BC" w:rsidRDefault="00B33A26" w:rsidP="00DE03BC">
                            <w:pPr>
                              <w:pStyle w:val="Caption"/>
                              <w:jc w:val="both"/>
                              <w:rPr>
                                <w:rFonts w:ascii="Times New Roman" w:hAnsi="Times New Roman" w:cs="Times New Roman"/>
                                <w:b/>
                                <w:bCs/>
                                <w:i w:val="0"/>
                                <w:iCs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41E46" id="Text Box 7" o:spid="_x0000_s1036" type="#_x0000_t202" style="position:absolute;left:0;text-align:left;margin-left:-40.75pt;margin-top:271pt;width:529.5pt;height:1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" stroked="f">
                <v:textbox inset="0,0,0,0">
                  <w:txbxContent>
                    <w:p w14:paraId="55449D18" w14:textId="4565CA17" w:rsidR="00B33A26" w:rsidRPr="00DE03BC" w:rsidRDefault="00B33A26" w:rsidP="00DE03BC">
                      <w:pPr>
                        <w:pStyle w:val="Caption"/>
                        <w:jc w:val="both"/>
                        <w:rPr>
                          <w:rFonts w:ascii="Times New Roman" w:hAnsi="Times New Roman" w:cs="Times New Roman"/>
                          <w:b/>
                          <w:bCs/>
                          <w:i w:val="0"/>
                          <w:iCs w:val="0"/>
                          <w:noProof/>
                          <w:color w:val="auto"/>
                          <w:sz w:val="24"/>
                          <w:szCs w:val="24"/>
                        </w:rPr>
                      </w:pPr>
                    </w:p>
                  </w:txbxContent>
                </v:textbox>
                <w10:wrap type="square" anchorx="margin"/>
              </v:shape>
            </w:pict>
          </mc:Fallback>
        </mc:AlternateContent>
      </w:r>
      <w:r w:rsidR="00CC0414">
        <w:rPr>
          <w:noProof/>
        </w:rPr>
        <w:drawing>
          <wp:anchor distT="0" distB="0" distL="114300" distR="114300" simplePos="0" relativeHeight="251700224" behindDoc="0" locked="0" layoutInCell="1" allowOverlap="1" wp14:anchorId="0F30A00D" wp14:editId="23BD3806">
            <wp:simplePos x="0" y="0"/>
            <wp:positionH relativeFrom="margin">
              <wp:align>center</wp:align>
            </wp:positionH>
            <wp:positionV relativeFrom="paragraph">
              <wp:posOffset>3844925</wp:posOffset>
            </wp:positionV>
            <wp:extent cx="7423150" cy="3455035"/>
            <wp:effectExtent l="0" t="0" r="635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23150" cy="3455035"/>
                    </a:xfrm>
                    <a:prstGeom prst="rect">
                      <a:avLst/>
                    </a:prstGeom>
                    <a:noFill/>
                  </pic:spPr>
                </pic:pic>
              </a:graphicData>
            </a:graphic>
            <wp14:sizeRelH relativeFrom="page">
              <wp14:pctWidth>0</wp14:pctWidth>
            </wp14:sizeRelH>
            <wp14:sizeRelV relativeFrom="page">
              <wp14:pctHeight>0</wp14:pctHeight>
            </wp14:sizeRelV>
          </wp:anchor>
        </w:drawing>
      </w:r>
      <w:r w:rsidR="00CC44B0">
        <w:rPr>
          <w:rFonts w:ascii="Times New Roman" w:hAnsi="Times New Roman" w:cs="Times New Roman"/>
          <w:sz w:val="24"/>
          <w:szCs w:val="24"/>
        </w:rPr>
        <w:tab/>
      </w:r>
    </w:p>
    <w:p w14:paraId="6A516F3A" w14:textId="07F0BEAD" w:rsidR="009E2022" w:rsidRDefault="00ED58E1" w:rsidP="00465810">
      <w:pPr>
        <w:autoSpaceDE w:val="0"/>
        <w:autoSpaceDN w:val="0"/>
        <w:adjustRightInd w:val="0"/>
        <w:spacing w:after="0" w:line="240" w:lineRule="auto"/>
        <w:jc w:val="both"/>
        <w:rPr>
          <w:noProof/>
        </w:rPr>
      </w:pPr>
      <w:r>
        <w:rPr>
          <w:noProof/>
        </w:rPr>
        <w:drawing>
          <wp:anchor distT="0" distB="0" distL="114300" distR="114300" simplePos="0" relativeHeight="251756544" behindDoc="0" locked="0" layoutInCell="1" allowOverlap="1" wp14:anchorId="4C7A5CA3" wp14:editId="67DE7729">
            <wp:simplePos x="0" y="0"/>
            <wp:positionH relativeFrom="margin">
              <wp:align>center</wp:align>
            </wp:positionH>
            <wp:positionV relativeFrom="paragraph">
              <wp:posOffset>3940175</wp:posOffset>
            </wp:positionV>
            <wp:extent cx="7480300" cy="3740150"/>
            <wp:effectExtent l="0" t="0" r="635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ultiple Bugflow values(Bluecol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80300" cy="3740150"/>
                    </a:xfrm>
                    <a:prstGeom prst="rect">
                      <a:avLst/>
                    </a:prstGeom>
                  </pic:spPr>
                </pic:pic>
              </a:graphicData>
            </a:graphic>
            <wp14:sizeRelH relativeFrom="page">
              <wp14:pctWidth>0</wp14:pctWidth>
            </wp14:sizeRelH>
            <wp14:sizeRelV relativeFrom="page">
              <wp14:pctHeight>0</wp14:pctHeight>
            </wp14:sizeRelV>
          </wp:anchor>
        </w:drawing>
      </w:r>
      <w:r w:rsidR="000A3BE7">
        <w:rPr>
          <w:noProof/>
        </w:rPr>
        <mc:AlternateContent>
          <mc:Choice Requires="wps">
            <w:drawing>
              <wp:anchor distT="0" distB="0" distL="114300" distR="114300" simplePos="0" relativeHeight="251755520" behindDoc="0" locked="0" layoutInCell="1" allowOverlap="1" wp14:anchorId="690F752A" wp14:editId="444A4A7E">
                <wp:simplePos x="0" y="0"/>
                <wp:positionH relativeFrom="column">
                  <wp:posOffset>-542925</wp:posOffset>
                </wp:positionH>
                <wp:positionV relativeFrom="paragraph">
                  <wp:posOffset>3019425</wp:posOffset>
                </wp:positionV>
                <wp:extent cx="66929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6692900" cy="635"/>
                        </a:xfrm>
                        <a:prstGeom prst="rect">
                          <a:avLst/>
                        </a:prstGeom>
                        <a:solidFill>
                          <a:prstClr val="white"/>
                        </a:solidFill>
                        <a:ln>
                          <a:noFill/>
                        </a:ln>
                      </wps:spPr>
                      <wps:txbx>
                        <w:txbxContent>
                          <w:p w14:paraId="74550DFF" w14:textId="76548DE3" w:rsidR="00B33A26" w:rsidRPr="005C2BE8" w:rsidRDefault="00B33A26" w:rsidP="00ED58E1">
                            <w:pPr>
                              <w:autoSpaceDE w:val="0"/>
                              <w:autoSpaceDN w:val="0"/>
                              <w:adjustRightInd w:val="0"/>
                              <w:spacing w:after="0" w:line="240" w:lineRule="auto"/>
                              <w:jc w:val="both"/>
                              <w:rPr>
                                <w:noProof/>
                              </w:rPr>
                            </w:pPr>
                            <w:bookmarkStart w:id="351" w:name="_Ref28374550"/>
                            <w:r w:rsidRPr="00ED58E1">
                              <w:rPr>
                                <w:rFonts w:ascii="Times New Roman" w:hAnsi="Times New Roman" w:cs="Times New Roman"/>
                                <w:b/>
                                <w:bCs/>
                              </w:rPr>
                              <w:t xml:space="preserve">Figure </w:t>
                            </w:r>
                            <w:r w:rsidRPr="00ED58E1">
                              <w:rPr>
                                <w:rFonts w:ascii="Times New Roman" w:hAnsi="Times New Roman" w:cs="Times New Roman"/>
                                <w:b/>
                                <w:bCs/>
                              </w:rPr>
                              <w:fldChar w:fldCharType="begin"/>
                            </w:r>
                            <w:r w:rsidRPr="00ED58E1">
                              <w:rPr>
                                <w:rFonts w:ascii="Times New Roman" w:hAnsi="Times New Roman" w:cs="Times New Roman"/>
                                <w:b/>
                                <w:bCs/>
                              </w:rPr>
                              <w:instrText xml:space="preserve"> SEQ Figure \* ARABIC </w:instrText>
                            </w:r>
                            <w:r w:rsidRPr="00ED58E1">
                              <w:rPr>
                                <w:rFonts w:ascii="Times New Roman" w:hAnsi="Times New Roman" w:cs="Times New Roman"/>
                                <w:b/>
                                <w:bCs/>
                              </w:rPr>
                              <w:fldChar w:fldCharType="separate"/>
                            </w:r>
                            <w:ins w:id="352" w:author="Moazzam Rind" w:date="2021-02-16T11:39:00Z">
                              <w:r w:rsidR="009F65CC">
                                <w:rPr>
                                  <w:rFonts w:ascii="Times New Roman" w:hAnsi="Times New Roman" w:cs="Times New Roman"/>
                                  <w:b/>
                                  <w:bCs/>
                                  <w:noProof/>
                                </w:rPr>
                                <w:t>9</w:t>
                              </w:r>
                            </w:ins>
                            <w:del w:id="353" w:author="Moazzam Rind" w:date="2021-02-16T11:39:00Z">
                              <w:r w:rsidRPr="00ED58E1" w:rsidDel="009F65CC">
                                <w:rPr>
                                  <w:rFonts w:ascii="Times New Roman" w:hAnsi="Times New Roman" w:cs="Times New Roman"/>
                                  <w:b/>
                                  <w:bCs/>
                                  <w:noProof/>
                                </w:rPr>
                                <w:delText>10</w:delText>
                              </w:r>
                            </w:del>
                            <w:r w:rsidRPr="00ED58E1">
                              <w:rPr>
                                <w:rFonts w:ascii="Times New Roman" w:hAnsi="Times New Roman" w:cs="Times New Roman"/>
                                <w:b/>
                                <w:bCs/>
                              </w:rPr>
                              <w:fldChar w:fldCharType="end"/>
                            </w:r>
                            <w:bookmarkEnd w:id="351"/>
                            <w:r>
                              <w:t xml:space="preserve"> </w:t>
                            </w:r>
                            <w:r w:rsidRPr="007F5639">
                              <w:rPr>
                                <w:rFonts w:ascii="Times New Roman" w:hAnsi="Times New Roman" w:cs="Times New Roman"/>
                                <w:b/>
                                <w:bCs/>
                              </w:rPr>
                              <w:t>Trade-off curves for different total monthly volumes under different number of bug flow days scenarios. In case of 1 and 1.1 MAF volume, the 3 and 4 days bug flow runs were infeasible, hence, ignored. While, for 0.9 MAF volume the 4 days Bugflow run was infeasible and ignored. In case of 0.7 and 0.794 MAF volume runs, the model solution was found only feasible instead of optimal. Hence, those points were bit off the curve and can be witnessed in the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0F752A" id="Text Box 32" o:spid="_x0000_s1037" type="#_x0000_t202" style="position:absolute;left:0;text-align:left;margin-left:-42.75pt;margin-top:237.75pt;width:527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LwIAAGcEAAAOAAAAZHJzL2Uyb0RvYy54bWysVMFu2zAMvQ/YPwi6L05SLFiN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b+Zc2ZF&#10;QxodVBfYZ+gYuYif1vmc0vaOEkNHftJ59HtyRthdhU38EiBGcWL65cpurCbJuVjczm+nFJIUW9x8&#10;jD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" stroked="f">
                <v:textbox style="mso-fit-shape-to-text:t" inset="0,0,0,0">
                  <w:txbxContent>
                    <w:p w14:paraId="74550DFF" w14:textId="76548DE3" w:rsidR="00B33A26" w:rsidRPr="005C2BE8" w:rsidRDefault="00B33A26" w:rsidP="00ED58E1">
                      <w:pPr>
                        <w:autoSpaceDE w:val="0"/>
                        <w:autoSpaceDN w:val="0"/>
                        <w:adjustRightInd w:val="0"/>
                        <w:spacing w:after="0" w:line="240" w:lineRule="auto"/>
                        <w:jc w:val="both"/>
                        <w:rPr>
                          <w:noProof/>
                        </w:rPr>
                      </w:pPr>
                      <w:bookmarkStart w:id="354" w:name="_Ref28374550"/>
                      <w:r w:rsidRPr="00ED58E1">
                        <w:rPr>
                          <w:rFonts w:ascii="Times New Roman" w:hAnsi="Times New Roman" w:cs="Times New Roman"/>
                          <w:b/>
                          <w:bCs/>
                        </w:rPr>
                        <w:t xml:space="preserve">Figure </w:t>
                      </w:r>
                      <w:r w:rsidRPr="00ED58E1">
                        <w:rPr>
                          <w:rFonts w:ascii="Times New Roman" w:hAnsi="Times New Roman" w:cs="Times New Roman"/>
                          <w:b/>
                          <w:bCs/>
                        </w:rPr>
                        <w:fldChar w:fldCharType="begin"/>
                      </w:r>
                      <w:r w:rsidRPr="00ED58E1">
                        <w:rPr>
                          <w:rFonts w:ascii="Times New Roman" w:hAnsi="Times New Roman" w:cs="Times New Roman"/>
                          <w:b/>
                          <w:bCs/>
                        </w:rPr>
                        <w:instrText xml:space="preserve"> SEQ Figure \* ARABIC </w:instrText>
                      </w:r>
                      <w:r w:rsidRPr="00ED58E1">
                        <w:rPr>
                          <w:rFonts w:ascii="Times New Roman" w:hAnsi="Times New Roman" w:cs="Times New Roman"/>
                          <w:b/>
                          <w:bCs/>
                        </w:rPr>
                        <w:fldChar w:fldCharType="separate"/>
                      </w:r>
                      <w:ins w:id="355" w:author="Moazzam Rind" w:date="2021-02-16T11:39:00Z">
                        <w:r w:rsidR="009F65CC">
                          <w:rPr>
                            <w:rFonts w:ascii="Times New Roman" w:hAnsi="Times New Roman" w:cs="Times New Roman"/>
                            <w:b/>
                            <w:bCs/>
                            <w:noProof/>
                          </w:rPr>
                          <w:t>9</w:t>
                        </w:r>
                      </w:ins>
                      <w:del w:id="356" w:author="Moazzam Rind" w:date="2021-02-16T11:39:00Z">
                        <w:r w:rsidRPr="00ED58E1" w:rsidDel="009F65CC">
                          <w:rPr>
                            <w:rFonts w:ascii="Times New Roman" w:hAnsi="Times New Roman" w:cs="Times New Roman"/>
                            <w:b/>
                            <w:bCs/>
                            <w:noProof/>
                          </w:rPr>
                          <w:delText>10</w:delText>
                        </w:r>
                      </w:del>
                      <w:r w:rsidRPr="00ED58E1">
                        <w:rPr>
                          <w:rFonts w:ascii="Times New Roman" w:hAnsi="Times New Roman" w:cs="Times New Roman"/>
                          <w:b/>
                          <w:bCs/>
                        </w:rPr>
                        <w:fldChar w:fldCharType="end"/>
                      </w:r>
                      <w:bookmarkEnd w:id="354"/>
                      <w:r>
                        <w:t xml:space="preserve"> </w:t>
                      </w:r>
                      <w:r w:rsidRPr="007F5639">
                        <w:rPr>
                          <w:rFonts w:ascii="Times New Roman" w:hAnsi="Times New Roman" w:cs="Times New Roman"/>
                          <w:b/>
                          <w:bCs/>
                        </w:rPr>
                        <w:t>Trade-off curves for different total monthly volumes under different number of bug flow days scenarios. In case of 1 and 1.1 MAF volume, the 3 and 4 days bug flow runs were infeasible, hence, ignored. While, for 0.9 MAF volume the 4 days Bugflow run was infeasible and ignored. In case of 0.7 and 0.794 MAF volume runs, the model solution was found only feasible instead of optimal. Hence, those points were bit off the curve and can be witnessed in the figure.</w:t>
                      </w:r>
                    </w:p>
                  </w:txbxContent>
                </v:textbox>
                <w10:wrap type="square"/>
              </v:shape>
            </w:pict>
          </mc:Fallback>
        </mc:AlternateContent>
      </w:r>
      <w:r w:rsidR="000A3BE7">
        <w:rPr>
          <w:noProof/>
        </w:rPr>
        <w:drawing>
          <wp:anchor distT="0" distB="0" distL="114300" distR="114300" simplePos="0" relativeHeight="251753472" behindDoc="0" locked="0" layoutInCell="1" allowOverlap="1" wp14:anchorId="7A0F084D" wp14:editId="24FE92E3">
            <wp:simplePos x="0" y="0"/>
            <wp:positionH relativeFrom="margin">
              <wp:align>center</wp:align>
            </wp:positionH>
            <wp:positionV relativeFrom="page">
              <wp:posOffset>320675</wp:posOffset>
            </wp:positionV>
            <wp:extent cx="7194550" cy="3597275"/>
            <wp:effectExtent l="0" t="0" r="635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bugflowday(Bluecol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194550" cy="3597275"/>
                    </a:xfrm>
                    <a:prstGeom prst="rect">
                      <a:avLst/>
                    </a:prstGeom>
                  </pic:spPr>
                </pic:pic>
              </a:graphicData>
            </a:graphic>
            <wp14:sizeRelH relativeFrom="page">
              <wp14:pctWidth>0</wp14:pctWidth>
            </wp14:sizeRelH>
            <wp14:sizeRelV relativeFrom="page">
              <wp14:pctHeight>0</wp14:pctHeight>
            </wp14:sizeRelV>
          </wp:anchor>
        </w:drawing>
      </w:r>
    </w:p>
    <w:p w14:paraId="79954385" w14:textId="21A24C2F" w:rsidR="00F23367" w:rsidRPr="009E2022" w:rsidRDefault="00790586" w:rsidP="00465810">
      <w:pPr>
        <w:autoSpaceDE w:val="0"/>
        <w:autoSpaceDN w:val="0"/>
        <w:adjustRightInd w:val="0"/>
        <w:spacing w:after="0" w:line="240" w:lineRule="auto"/>
        <w:jc w:val="both"/>
        <w:rPr>
          <w:noProof/>
        </w:rPr>
      </w:pPr>
      <w:r w:rsidRPr="00790586">
        <w:rPr>
          <w:rFonts w:ascii="Times New Roman" w:hAnsi="Times New Roman" w:cs="Times New Roman"/>
          <w:b/>
          <w:bCs/>
          <w:sz w:val="24"/>
          <w:szCs w:val="24"/>
        </w:rPr>
        <w:t>CONCLUSION</w:t>
      </w:r>
    </w:p>
    <w:p w14:paraId="3D92FE21" w14:textId="39CFB48F" w:rsidR="00790586" w:rsidRDefault="007358B2" w:rsidP="00465810">
      <w:pPr>
        <w:autoSpaceDE w:val="0"/>
        <w:autoSpaceDN w:val="0"/>
        <w:adjustRightInd w:val="0"/>
        <w:spacing w:after="0" w:line="24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758592" behindDoc="0" locked="0" layoutInCell="1" allowOverlap="1" wp14:anchorId="5068E156" wp14:editId="7C58FB32">
                <wp:simplePos x="0" y="0"/>
                <wp:positionH relativeFrom="margin">
                  <wp:posOffset>-295275</wp:posOffset>
                </wp:positionH>
                <wp:positionV relativeFrom="page">
                  <wp:posOffset>9095888</wp:posOffset>
                </wp:positionV>
                <wp:extent cx="6530975" cy="644525"/>
                <wp:effectExtent l="0" t="0" r="3175" b="3175"/>
                <wp:wrapSquare wrapText="bothSides"/>
                <wp:docPr id="34" name="Text Box 34"/>
                <wp:cNvGraphicFramePr/>
                <a:graphic xmlns:a="http://schemas.openxmlformats.org/drawingml/2006/main">
                  <a:graphicData uri="http://schemas.microsoft.com/office/word/2010/wordprocessingShape">
                    <wps:wsp>
                      <wps:cNvSpPr txBox="1"/>
                      <wps:spPr>
                        <a:xfrm>
                          <a:off x="0" y="0"/>
                          <a:ext cx="6530975" cy="644525"/>
                        </a:xfrm>
                        <a:prstGeom prst="rect">
                          <a:avLst/>
                        </a:prstGeom>
                        <a:solidFill>
                          <a:prstClr val="white"/>
                        </a:solidFill>
                        <a:ln>
                          <a:noFill/>
                        </a:ln>
                      </wps:spPr>
                      <wps:txbx>
                        <w:txbxContent>
                          <w:p w14:paraId="331F50A2" w14:textId="6999412C" w:rsidR="00B33A26" w:rsidRPr="00A72B20" w:rsidRDefault="00B33A26" w:rsidP="005C3238">
                            <w:pPr>
                              <w:pStyle w:val="Caption"/>
                              <w:jc w:val="both"/>
                              <w:rPr>
                                <w:rFonts w:ascii="Times New Roman" w:hAnsi="Times New Roman" w:cs="Times New Roman"/>
                                <w:b/>
                                <w:bCs/>
                                <w:i w:val="0"/>
                                <w:iCs w:val="0"/>
                                <w:noProof/>
                                <w:color w:val="auto"/>
                                <w:sz w:val="22"/>
                                <w:szCs w:val="22"/>
                              </w:rPr>
                            </w:pPr>
                            <w:r w:rsidRPr="005C3238">
                              <w:rPr>
                                <w:rFonts w:ascii="Times New Roman" w:hAnsi="Times New Roman" w:cs="Times New Roman"/>
                                <w:b/>
                                <w:bCs/>
                                <w:i w:val="0"/>
                                <w:iCs w:val="0"/>
                                <w:color w:val="auto"/>
                                <w:sz w:val="22"/>
                                <w:szCs w:val="22"/>
                              </w:rPr>
                              <w:t>Figure 11</w:t>
                            </w:r>
                            <w:r>
                              <w:t xml:space="preserve"> </w:t>
                            </w:r>
                            <w:r w:rsidRPr="00A72B20">
                              <w:rPr>
                                <w:rFonts w:ascii="Times New Roman" w:hAnsi="Times New Roman" w:cs="Times New Roman"/>
                                <w:b/>
                                <w:bCs/>
                                <w:i w:val="0"/>
                                <w:iCs w:val="0"/>
                                <w:color w:val="auto"/>
                                <w:sz w:val="22"/>
                                <w:szCs w:val="22"/>
                              </w:rPr>
                              <w:t xml:space="preserve">Trade-off curves for different total monthly volumes under different Bugflow release value scenarios. </w:t>
                            </w:r>
                            <w:del w:id="357" w:author="David Rosenberg" w:date="2020-01-05T21:52:00Z">
                              <w:r w:rsidRPr="00A72B20" w:rsidDel="007358B2">
                                <w:rPr>
                                  <w:rFonts w:ascii="Times New Roman" w:hAnsi="Times New Roman" w:cs="Times New Roman"/>
                                  <w:b/>
                                  <w:bCs/>
                                  <w:i w:val="0"/>
                                  <w:iCs w:val="0"/>
                                  <w:color w:val="auto"/>
                                  <w:sz w:val="22"/>
                                  <w:szCs w:val="22"/>
                                </w:rPr>
                                <w:delText>In case of 1.1 MAF volume, the 12500 Bugflow release value run was found infeasible, and ignored. While, the model found either feasible or optimal solution for all the other cases. However, by increasing the Bugflow release value the model is predicting a significant cut in the hydro-power revenue objective.</w:delText>
                              </w:r>
                            </w:del>
                          </w:p>
                          <w:p w14:paraId="599E8804" w14:textId="5365236D" w:rsidR="00B33A26" w:rsidRPr="006E0873" w:rsidRDefault="00B33A26" w:rsidP="005C3238">
                            <w:pPr>
                              <w:pStyle w:val="Caption"/>
                              <w:rPr>
                                <w:noProof/>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8E156" id="Text Box 34" o:spid="_x0000_s1038" type="#_x0000_t202" style="position:absolute;left:0;text-align:left;margin-left:-23.25pt;margin-top:716.2pt;width:514.25pt;height:50.7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" stroked="f">
                <v:textbox inset="0,0,0,0">
                  <w:txbxContent>
                    <w:p w14:paraId="331F50A2" w14:textId="6999412C" w:rsidR="00B33A26" w:rsidRPr="00A72B20" w:rsidRDefault="00B33A26" w:rsidP="005C3238">
                      <w:pPr>
                        <w:pStyle w:val="Caption"/>
                        <w:jc w:val="both"/>
                        <w:rPr>
                          <w:rFonts w:ascii="Times New Roman" w:hAnsi="Times New Roman" w:cs="Times New Roman"/>
                          <w:b/>
                          <w:bCs/>
                          <w:i w:val="0"/>
                          <w:iCs w:val="0"/>
                          <w:noProof/>
                          <w:color w:val="auto"/>
                          <w:sz w:val="22"/>
                          <w:szCs w:val="22"/>
                        </w:rPr>
                      </w:pPr>
                      <w:r w:rsidRPr="005C3238">
                        <w:rPr>
                          <w:rFonts w:ascii="Times New Roman" w:hAnsi="Times New Roman" w:cs="Times New Roman"/>
                          <w:b/>
                          <w:bCs/>
                          <w:i w:val="0"/>
                          <w:iCs w:val="0"/>
                          <w:color w:val="auto"/>
                          <w:sz w:val="22"/>
                          <w:szCs w:val="22"/>
                        </w:rPr>
                        <w:t>Figure 11</w:t>
                      </w:r>
                      <w:r>
                        <w:t xml:space="preserve"> </w:t>
                      </w:r>
                      <w:r w:rsidRPr="00A72B20">
                        <w:rPr>
                          <w:rFonts w:ascii="Times New Roman" w:hAnsi="Times New Roman" w:cs="Times New Roman"/>
                          <w:b/>
                          <w:bCs/>
                          <w:i w:val="0"/>
                          <w:iCs w:val="0"/>
                          <w:color w:val="auto"/>
                          <w:sz w:val="22"/>
                          <w:szCs w:val="22"/>
                        </w:rPr>
                        <w:t xml:space="preserve">Trade-off curves for different total monthly volumes under different Bugflow release value scenarios. </w:t>
                      </w:r>
                      <w:del w:id="358" w:author="David Rosenberg" w:date="2020-01-05T21:52:00Z">
                        <w:r w:rsidRPr="00A72B20" w:rsidDel="007358B2">
                          <w:rPr>
                            <w:rFonts w:ascii="Times New Roman" w:hAnsi="Times New Roman" w:cs="Times New Roman"/>
                            <w:b/>
                            <w:bCs/>
                            <w:i w:val="0"/>
                            <w:iCs w:val="0"/>
                            <w:color w:val="auto"/>
                            <w:sz w:val="22"/>
                            <w:szCs w:val="22"/>
                          </w:rPr>
                          <w:delText>In case of 1.1 MAF volume, the 12500 Bugflow release value run was found infeasible, and ignored. While, the model found either feasible or optimal solution for all the other cases. However, by increasing the Bugflow release value the model is predicting a significant cut in the hydro-power revenue objective.</w:delText>
                        </w:r>
                      </w:del>
                    </w:p>
                    <w:p w14:paraId="599E8804" w14:textId="5365236D" w:rsidR="00B33A26" w:rsidRPr="006E0873" w:rsidRDefault="00B33A26" w:rsidP="005C3238">
                      <w:pPr>
                        <w:pStyle w:val="Caption"/>
                        <w:rPr>
                          <w:noProof/>
                        </w:rPr>
                      </w:pPr>
                      <w:r>
                        <w:t xml:space="preserve"> </w:t>
                      </w:r>
                    </w:p>
                  </w:txbxContent>
                </v:textbox>
                <w10:wrap type="square" anchorx="margin" anchory="page"/>
              </v:shape>
            </w:pict>
          </mc:Fallback>
        </mc:AlternateContent>
      </w:r>
    </w:p>
    <w:p w14:paraId="08298E2F" w14:textId="22AC066D" w:rsidR="00561C8E" w:rsidRPr="00B815E9" w:rsidRDefault="00790586" w:rsidP="00B815E9">
      <w:pPr>
        <w:jc w:val="both"/>
        <w:rPr>
          <w:rFonts w:ascii="Times New Roman" w:hAnsi="Times New Roman" w:cs="Times New Roman"/>
          <w:sz w:val="24"/>
          <w:szCs w:val="24"/>
        </w:rPr>
      </w:pPr>
      <w:r>
        <w:rPr>
          <w:b/>
          <w:bCs/>
        </w:rPr>
        <w:lastRenderedPageBreak/>
        <w:tab/>
      </w:r>
      <w:r w:rsidR="00CE1631" w:rsidRPr="00B815E9">
        <w:rPr>
          <w:rFonts w:ascii="Times New Roman" w:hAnsi="Times New Roman" w:cs="Times New Roman"/>
          <w:sz w:val="24"/>
          <w:szCs w:val="24"/>
        </w:rPr>
        <w:t>The objective of the study was to develop a</w:t>
      </w:r>
      <w:r w:rsidR="004E46C5" w:rsidRPr="00B815E9">
        <w:rPr>
          <w:rFonts w:ascii="Times New Roman" w:hAnsi="Times New Roman" w:cs="Times New Roman"/>
          <w:sz w:val="24"/>
          <w:szCs w:val="24"/>
        </w:rPr>
        <w:t xml:space="preserve">n optimization model that can </w:t>
      </w:r>
      <w:del w:id="359" w:author="David Rosenberg" w:date="2020-01-05T21:54:00Z">
        <w:r w:rsidR="004E46C5" w:rsidRPr="00B815E9" w:rsidDel="007358B2">
          <w:rPr>
            <w:rFonts w:ascii="Times New Roman" w:hAnsi="Times New Roman" w:cs="Times New Roman"/>
            <w:sz w:val="24"/>
            <w:szCs w:val="24"/>
          </w:rPr>
          <w:delText xml:space="preserve">calculate </w:delText>
        </w:r>
      </w:del>
      <w:ins w:id="360" w:author="David Rosenberg" w:date="2020-01-05T21:54:00Z">
        <w:r w:rsidR="007358B2">
          <w:rPr>
            <w:rFonts w:ascii="Times New Roman" w:hAnsi="Times New Roman" w:cs="Times New Roman"/>
            <w:sz w:val="24"/>
            <w:szCs w:val="24"/>
          </w:rPr>
          <w:t>show</w:t>
        </w:r>
        <w:r w:rsidR="007358B2" w:rsidRPr="00B815E9">
          <w:rPr>
            <w:rFonts w:ascii="Times New Roman" w:hAnsi="Times New Roman" w:cs="Times New Roman"/>
            <w:sz w:val="24"/>
            <w:szCs w:val="24"/>
          </w:rPr>
          <w:t xml:space="preserve"> </w:t>
        </w:r>
      </w:ins>
      <w:r w:rsidR="004E46C5" w:rsidRPr="00B815E9">
        <w:rPr>
          <w:rFonts w:ascii="Times New Roman" w:hAnsi="Times New Roman" w:cs="Times New Roman"/>
          <w:sz w:val="24"/>
          <w:szCs w:val="24"/>
        </w:rPr>
        <w:t xml:space="preserve">the trade-off between hydropeaking index and hydro-power revenue generation. </w:t>
      </w:r>
      <w:del w:id="361" w:author="David Rosenberg" w:date="2020-01-05T21:54:00Z">
        <w:r w:rsidR="008A099C" w:rsidRPr="00B815E9" w:rsidDel="007358B2">
          <w:rPr>
            <w:rFonts w:ascii="Times New Roman" w:hAnsi="Times New Roman" w:cs="Times New Roman"/>
            <w:sz w:val="24"/>
            <w:szCs w:val="24"/>
          </w:rPr>
          <w:delText>T</w:delText>
        </w:r>
        <w:r w:rsidR="004E46C5" w:rsidRPr="00B815E9" w:rsidDel="007358B2">
          <w:rPr>
            <w:rFonts w:ascii="Times New Roman" w:hAnsi="Times New Roman" w:cs="Times New Roman"/>
            <w:sz w:val="24"/>
            <w:szCs w:val="24"/>
          </w:rPr>
          <w:delText xml:space="preserve">he model can test the findings from Kennedy et al., (2016) and simulate some additional scenarios. </w:delText>
        </w:r>
        <w:r w:rsidR="008A099C" w:rsidRPr="00B815E9" w:rsidDel="007358B2">
          <w:rPr>
            <w:rFonts w:ascii="Times New Roman" w:hAnsi="Times New Roman" w:cs="Times New Roman"/>
            <w:sz w:val="24"/>
            <w:szCs w:val="24"/>
          </w:rPr>
          <w:delText>In addition, to verify the notion that hydropeaking index is a suitable metric to quantify the bug</w:delText>
        </w:r>
        <w:r w:rsidR="00C40FD3" w:rsidRPr="00B815E9" w:rsidDel="007358B2">
          <w:rPr>
            <w:rFonts w:ascii="Times New Roman" w:hAnsi="Times New Roman" w:cs="Times New Roman"/>
            <w:sz w:val="24"/>
            <w:szCs w:val="24"/>
          </w:rPr>
          <w:delText>s</w:delText>
        </w:r>
        <w:r w:rsidR="008A099C" w:rsidRPr="00B815E9" w:rsidDel="007358B2">
          <w:rPr>
            <w:rFonts w:ascii="Times New Roman" w:hAnsi="Times New Roman" w:cs="Times New Roman"/>
            <w:sz w:val="24"/>
            <w:szCs w:val="24"/>
          </w:rPr>
          <w:delText xml:space="preserve"> population </w:delText>
        </w:r>
        <w:commentRangeStart w:id="362"/>
        <w:r w:rsidR="008A099C" w:rsidRPr="00B815E9" w:rsidDel="007358B2">
          <w:rPr>
            <w:rFonts w:ascii="Times New Roman" w:hAnsi="Times New Roman" w:cs="Times New Roman"/>
            <w:sz w:val="24"/>
            <w:szCs w:val="24"/>
          </w:rPr>
          <w:delText>suitability</w:delText>
        </w:r>
      </w:del>
      <w:commentRangeEnd w:id="362"/>
      <w:r w:rsidR="007358B2">
        <w:rPr>
          <w:rStyle w:val="CommentReference"/>
        </w:rPr>
        <w:commentReference w:id="362"/>
      </w:r>
      <w:del w:id="363" w:author="David Rosenberg" w:date="2020-01-05T21:54:00Z">
        <w:r w:rsidR="008A099C" w:rsidRPr="00B815E9" w:rsidDel="007358B2">
          <w:rPr>
            <w:rFonts w:ascii="Times New Roman" w:hAnsi="Times New Roman" w:cs="Times New Roman"/>
            <w:sz w:val="24"/>
            <w:szCs w:val="24"/>
          </w:rPr>
          <w:delText xml:space="preserve">. </w:delText>
        </w:r>
      </w:del>
    </w:p>
    <w:p w14:paraId="6A5F9B37" w14:textId="27158731" w:rsidR="00561C8E" w:rsidRPr="00B815E9" w:rsidRDefault="00561C8E" w:rsidP="00B815E9">
      <w:pPr>
        <w:jc w:val="both"/>
        <w:rPr>
          <w:rFonts w:ascii="Times New Roman" w:hAnsi="Times New Roman" w:cs="Times New Roman"/>
          <w:sz w:val="24"/>
          <w:szCs w:val="24"/>
        </w:rPr>
      </w:pPr>
      <w:r w:rsidRPr="00B815E9">
        <w:rPr>
          <w:rFonts w:ascii="Times New Roman" w:hAnsi="Times New Roman" w:cs="Times New Roman"/>
          <w:sz w:val="24"/>
          <w:szCs w:val="24"/>
        </w:rPr>
        <w:tab/>
      </w:r>
      <w:commentRangeStart w:id="364"/>
      <w:r w:rsidR="00C40FD3" w:rsidRPr="00B815E9">
        <w:rPr>
          <w:rFonts w:ascii="Times New Roman" w:hAnsi="Times New Roman" w:cs="Times New Roman"/>
          <w:sz w:val="24"/>
          <w:szCs w:val="24"/>
        </w:rPr>
        <w:t>The model was</w:t>
      </w:r>
      <w:r w:rsidR="000A2A06" w:rsidRPr="00B815E9">
        <w:rPr>
          <w:rFonts w:ascii="Times New Roman" w:hAnsi="Times New Roman" w:cs="Times New Roman"/>
          <w:sz w:val="24"/>
          <w:szCs w:val="24"/>
        </w:rPr>
        <w:t xml:space="preserve"> initially</w:t>
      </w:r>
      <w:r w:rsidR="00C40FD3" w:rsidRPr="00B815E9">
        <w:rPr>
          <w:rFonts w:ascii="Times New Roman" w:hAnsi="Times New Roman" w:cs="Times New Roman"/>
          <w:sz w:val="24"/>
          <w:szCs w:val="24"/>
        </w:rPr>
        <w:t xml:space="preserve"> tested with both the monthly averaged CV and </w:t>
      </w:r>
      <w:r w:rsidR="000A2A06" w:rsidRPr="00B815E9">
        <w:rPr>
          <w:rFonts w:ascii="Times New Roman" w:hAnsi="Times New Roman" w:cs="Times New Roman"/>
          <w:sz w:val="24"/>
          <w:szCs w:val="24"/>
        </w:rPr>
        <w:t xml:space="preserve">daily CV averaged over the month approaches. </w:t>
      </w:r>
      <w:r w:rsidR="009F4D69" w:rsidRPr="00B815E9">
        <w:rPr>
          <w:rFonts w:ascii="Times New Roman" w:hAnsi="Times New Roman" w:cs="Times New Roman"/>
          <w:sz w:val="24"/>
          <w:szCs w:val="24"/>
        </w:rPr>
        <w:t>The results from the monthly averaged CV approach (</w:t>
      </w:r>
      <w:r w:rsidR="004C4E8C">
        <w:rPr>
          <w:rFonts w:ascii="Times New Roman" w:hAnsi="Times New Roman" w:cs="Times New Roman"/>
          <w:sz w:val="24"/>
          <w:szCs w:val="24"/>
        </w:rPr>
        <w:fldChar w:fldCharType="begin"/>
      </w:r>
      <w:r w:rsidR="004C4E8C">
        <w:rPr>
          <w:rFonts w:ascii="Times New Roman" w:hAnsi="Times New Roman" w:cs="Times New Roman"/>
          <w:sz w:val="24"/>
          <w:szCs w:val="24"/>
        </w:rPr>
        <w:instrText xml:space="preserve"> REF _Ref28374414 \h </w:instrText>
      </w:r>
      <w:r w:rsidR="0074379A">
        <w:rPr>
          <w:rFonts w:ascii="Times New Roman" w:hAnsi="Times New Roman" w:cs="Times New Roman"/>
          <w:sz w:val="24"/>
          <w:szCs w:val="24"/>
        </w:rPr>
        <w:instrText xml:space="preserve"> \* MERGEFORMAT </w:instrText>
      </w:r>
      <w:r w:rsidR="004C4E8C">
        <w:rPr>
          <w:rFonts w:ascii="Times New Roman" w:hAnsi="Times New Roman" w:cs="Times New Roman"/>
          <w:sz w:val="24"/>
          <w:szCs w:val="24"/>
        </w:rPr>
      </w:r>
      <w:r w:rsidR="004C4E8C">
        <w:rPr>
          <w:rFonts w:ascii="Times New Roman" w:hAnsi="Times New Roman" w:cs="Times New Roman"/>
          <w:sz w:val="24"/>
          <w:szCs w:val="24"/>
        </w:rPr>
        <w:fldChar w:fldCharType="separate"/>
      </w:r>
      <w:ins w:id="365" w:author="Moazzam Rind" w:date="2021-02-16T11:39:00Z">
        <w:r w:rsidR="009F65CC" w:rsidRPr="009F65CC">
          <w:rPr>
            <w:rFonts w:ascii="Times New Roman" w:hAnsi="Times New Roman" w:cs="Times New Roman"/>
            <w:sz w:val="24"/>
            <w:szCs w:val="24"/>
            <w:rPrChange w:id="366" w:author="Moazzam Rind" w:date="2021-02-16T11:39:00Z">
              <w:rPr>
                <w:rFonts w:ascii="Times New Roman" w:hAnsi="Times New Roman" w:cs="Times New Roman"/>
                <w:b/>
                <w:bCs/>
              </w:rPr>
            </w:rPrChange>
          </w:rPr>
          <w:t xml:space="preserve">Figure </w:t>
        </w:r>
        <w:r w:rsidR="009F65CC" w:rsidRPr="009F65CC">
          <w:rPr>
            <w:rFonts w:ascii="Times New Roman" w:hAnsi="Times New Roman" w:cs="Times New Roman"/>
            <w:sz w:val="24"/>
            <w:szCs w:val="24"/>
            <w:rPrChange w:id="367" w:author="Moazzam Rind" w:date="2021-02-16T11:39:00Z">
              <w:rPr>
                <w:rFonts w:ascii="Times New Roman" w:hAnsi="Times New Roman" w:cs="Times New Roman"/>
                <w:b/>
                <w:bCs/>
                <w:noProof/>
              </w:rPr>
            </w:rPrChange>
          </w:rPr>
          <w:t>6</w:t>
        </w:r>
      </w:ins>
      <w:del w:id="368" w:author="Moazzam Rind" w:date="2021-02-16T11:39:00Z">
        <w:r w:rsidR="004C4E8C" w:rsidRPr="0074379A" w:rsidDel="009F65CC">
          <w:rPr>
            <w:rFonts w:ascii="Times New Roman" w:hAnsi="Times New Roman" w:cs="Times New Roman"/>
            <w:sz w:val="24"/>
            <w:szCs w:val="24"/>
          </w:rPr>
          <w:delText>Figure 6</w:delText>
        </w:r>
      </w:del>
      <w:r w:rsidR="004C4E8C">
        <w:rPr>
          <w:rFonts w:ascii="Times New Roman" w:hAnsi="Times New Roman" w:cs="Times New Roman"/>
          <w:sz w:val="24"/>
          <w:szCs w:val="24"/>
        </w:rPr>
        <w:fldChar w:fldCharType="end"/>
      </w:r>
      <w:r w:rsidR="009F4D69" w:rsidRPr="00B815E9">
        <w:rPr>
          <w:rFonts w:ascii="Times New Roman" w:hAnsi="Times New Roman" w:cs="Times New Roman"/>
          <w:sz w:val="24"/>
          <w:szCs w:val="24"/>
        </w:rPr>
        <w:t xml:space="preserve">) </w:t>
      </w:r>
      <w:r w:rsidR="002566A5" w:rsidRPr="00B815E9">
        <w:rPr>
          <w:rFonts w:ascii="Times New Roman" w:hAnsi="Times New Roman" w:cs="Times New Roman"/>
          <w:sz w:val="24"/>
          <w:szCs w:val="24"/>
        </w:rPr>
        <w:t>shows a</w:t>
      </w:r>
      <w:r w:rsidR="009F4D69" w:rsidRPr="00B815E9">
        <w:rPr>
          <w:rFonts w:ascii="Times New Roman" w:hAnsi="Times New Roman" w:cs="Times New Roman"/>
          <w:sz w:val="24"/>
          <w:szCs w:val="24"/>
        </w:rPr>
        <w:t xml:space="preserve"> significant window of opportunity </w:t>
      </w:r>
      <w:r w:rsidR="009D7E94" w:rsidRPr="00B815E9">
        <w:rPr>
          <w:rFonts w:ascii="Times New Roman" w:hAnsi="Times New Roman" w:cs="Times New Roman"/>
          <w:sz w:val="24"/>
          <w:szCs w:val="24"/>
        </w:rPr>
        <w:t xml:space="preserve">to improve both the objectives </w:t>
      </w:r>
      <w:r w:rsidR="002566A5" w:rsidRPr="00B815E9">
        <w:rPr>
          <w:rFonts w:ascii="Times New Roman" w:hAnsi="Times New Roman" w:cs="Times New Roman"/>
          <w:sz w:val="24"/>
          <w:szCs w:val="24"/>
        </w:rPr>
        <w:t>by adopting the suggested optimized release pattern instead of following 2</w:t>
      </w:r>
      <w:r w:rsidR="002E3585" w:rsidRPr="00B815E9">
        <w:rPr>
          <w:rFonts w:ascii="Times New Roman" w:hAnsi="Times New Roman" w:cs="Times New Roman"/>
          <w:sz w:val="24"/>
          <w:szCs w:val="24"/>
        </w:rPr>
        <w:t xml:space="preserve"> days</w:t>
      </w:r>
      <w:r w:rsidR="002566A5" w:rsidRPr="00B815E9">
        <w:rPr>
          <w:rFonts w:ascii="Times New Roman" w:hAnsi="Times New Roman" w:cs="Times New Roman"/>
          <w:sz w:val="24"/>
          <w:szCs w:val="24"/>
        </w:rPr>
        <w:t xml:space="preserve"> Bugflow practice (stable flows on </w:t>
      </w:r>
      <w:r w:rsidR="002E3585" w:rsidRPr="00B815E9">
        <w:rPr>
          <w:rFonts w:ascii="Times New Roman" w:hAnsi="Times New Roman" w:cs="Times New Roman"/>
          <w:sz w:val="24"/>
          <w:szCs w:val="24"/>
        </w:rPr>
        <w:t>weekends</w:t>
      </w:r>
      <w:r w:rsidR="002566A5" w:rsidRPr="00B815E9">
        <w:rPr>
          <w:rFonts w:ascii="Times New Roman" w:hAnsi="Times New Roman" w:cs="Times New Roman"/>
          <w:sz w:val="24"/>
          <w:szCs w:val="24"/>
        </w:rPr>
        <w:t>).</w:t>
      </w:r>
    </w:p>
    <w:p w14:paraId="1BBA77D3" w14:textId="3F1F1E4C" w:rsidR="00346D52" w:rsidRPr="00B815E9" w:rsidRDefault="002566A5" w:rsidP="00B815E9">
      <w:pPr>
        <w:jc w:val="both"/>
        <w:rPr>
          <w:rFonts w:ascii="Times New Roman" w:hAnsi="Times New Roman" w:cs="Times New Roman"/>
          <w:sz w:val="24"/>
          <w:szCs w:val="24"/>
        </w:rPr>
      </w:pPr>
      <w:r w:rsidRPr="00B815E9">
        <w:rPr>
          <w:rFonts w:ascii="Times New Roman" w:hAnsi="Times New Roman" w:cs="Times New Roman"/>
          <w:sz w:val="24"/>
          <w:szCs w:val="24"/>
        </w:rPr>
        <w:t>On the contrary, the results from the daily CV averaged over the month approach (</w:t>
      </w:r>
      <w:r w:rsidR="004C4E8C">
        <w:rPr>
          <w:rFonts w:ascii="Times New Roman" w:hAnsi="Times New Roman" w:cs="Times New Roman"/>
          <w:sz w:val="24"/>
          <w:szCs w:val="24"/>
        </w:rPr>
        <w:fldChar w:fldCharType="begin"/>
      </w:r>
      <w:r w:rsidR="004C4E8C">
        <w:rPr>
          <w:rFonts w:ascii="Times New Roman" w:hAnsi="Times New Roman" w:cs="Times New Roman"/>
          <w:sz w:val="24"/>
          <w:szCs w:val="24"/>
        </w:rPr>
        <w:instrText xml:space="preserve"> REF _Ref28374453 \h </w:instrText>
      </w:r>
      <w:r w:rsidR="0074379A">
        <w:rPr>
          <w:rFonts w:ascii="Times New Roman" w:hAnsi="Times New Roman" w:cs="Times New Roman"/>
          <w:sz w:val="24"/>
          <w:szCs w:val="24"/>
        </w:rPr>
        <w:instrText xml:space="preserve"> \* MERGEFORMAT </w:instrText>
      </w:r>
      <w:r w:rsidR="004C4E8C">
        <w:rPr>
          <w:rFonts w:ascii="Times New Roman" w:hAnsi="Times New Roman" w:cs="Times New Roman"/>
          <w:sz w:val="24"/>
          <w:szCs w:val="24"/>
        </w:rPr>
      </w:r>
      <w:r w:rsidR="004C4E8C">
        <w:rPr>
          <w:rFonts w:ascii="Times New Roman" w:hAnsi="Times New Roman" w:cs="Times New Roman"/>
          <w:sz w:val="24"/>
          <w:szCs w:val="24"/>
        </w:rPr>
        <w:fldChar w:fldCharType="separate"/>
      </w:r>
      <w:ins w:id="369" w:author="Moazzam Rind" w:date="2021-02-16T11:39:00Z">
        <w:r w:rsidR="009F65CC" w:rsidRPr="009F65CC">
          <w:rPr>
            <w:rFonts w:ascii="Times New Roman" w:hAnsi="Times New Roman" w:cs="Times New Roman"/>
            <w:sz w:val="24"/>
            <w:szCs w:val="24"/>
            <w:rPrChange w:id="370" w:author="Moazzam Rind" w:date="2021-02-16T11:39:00Z">
              <w:rPr>
                <w:rFonts w:ascii="Times New Roman" w:hAnsi="Times New Roman" w:cs="Times New Roman"/>
                <w:b/>
                <w:bCs/>
              </w:rPr>
            </w:rPrChange>
          </w:rPr>
          <w:t xml:space="preserve">Figure </w:t>
        </w:r>
        <w:r w:rsidR="009F65CC" w:rsidRPr="009F65CC">
          <w:rPr>
            <w:rFonts w:ascii="Times New Roman" w:hAnsi="Times New Roman" w:cs="Times New Roman"/>
            <w:sz w:val="24"/>
            <w:szCs w:val="24"/>
            <w:rPrChange w:id="371" w:author="Moazzam Rind" w:date="2021-02-16T11:39:00Z">
              <w:rPr>
                <w:rFonts w:ascii="Times New Roman" w:hAnsi="Times New Roman" w:cs="Times New Roman"/>
                <w:b/>
                <w:bCs/>
                <w:noProof/>
              </w:rPr>
            </w:rPrChange>
          </w:rPr>
          <w:t>7</w:t>
        </w:r>
      </w:ins>
      <w:del w:id="372" w:author="Moazzam Rind" w:date="2021-02-16T11:39:00Z">
        <w:r w:rsidR="004C4E8C" w:rsidRPr="0074379A" w:rsidDel="009F65CC">
          <w:rPr>
            <w:rFonts w:ascii="Times New Roman" w:hAnsi="Times New Roman" w:cs="Times New Roman"/>
            <w:sz w:val="24"/>
            <w:szCs w:val="24"/>
          </w:rPr>
          <w:delText>Figure 7</w:delText>
        </w:r>
      </w:del>
      <w:r w:rsidR="004C4E8C">
        <w:rPr>
          <w:rFonts w:ascii="Times New Roman" w:hAnsi="Times New Roman" w:cs="Times New Roman"/>
          <w:sz w:val="24"/>
          <w:szCs w:val="24"/>
        </w:rPr>
        <w:fldChar w:fldCharType="end"/>
      </w:r>
      <w:r w:rsidRPr="00B815E9">
        <w:rPr>
          <w:rFonts w:ascii="Times New Roman" w:hAnsi="Times New Roman" w:cs="Times New Roman"/>
          <w:sz w:val="24"/>
          <w:szCs w:val="24"/>
        </w:rPr>
        <w:t>)</w:t>
      </w:r>
      <w:r w:rsidR="002E3585" w:rsidRPr="00B815E9">
        <w:rPr>
          <w:rFonts w:ascii="Times New Roman" w:hAnsi="Times New Roman" w:cs="Times New Roman"/>
          <w:sz w:val="24"/>
          <w:szCs w:val="24"/>
        </w:rPr>
        <w:t xml:space="preserve"> doesn’t show any window between optimization and 2 days Bugflow scenario. However, the major takeaway from </w:t>
      </w:r>
      <w:r w:rsidR="004C4E8C">
        <w:rPr>
          <w:rFonts w:ascii="Times New Roman" w:hAnsi="Times New Roman" w:cs="Times New Roman"/>
          <w:sz w:val="24"/>
          <w:szCs w:val="24"/>
        </w:rPr>
        <w:fldChar w:fldCharType="begin"/>
      </w:r>
      <w:r w:rsidR="004C4E8C">
        <w:rPr>
          <w:rFonts w:ascii="Times New Roman" w:hAnsi="Times New Roman" w:cs="Times New Roman"/>
          <w:sz w:val="24"/>
          <w:szCs w:val="24"/>
        </w:rPr>
        <w:instrText xml:space="preserve"> REF _Ref28374453 \h </w:instrText>
      </w:r>
      <w:r w:rsidR="0074379A">
        <w:rPr>
          <w:rFonts w:ascii="Times New Roman" w:hAnsi="Times New Roman" w:cs="Times New Roman"/>
          <w:sz w:val="24"/>
          <w:szCs w:val="24"/>
        </w:rPr>
        <w:instrText xml:space="preserve"> \* MERGEFORMAT </w:instrText>
      </w:r>
      <w:r w:rsidR="004C4E8C">
        <w:rPr>
          <w:rFonts w:ascii="Times New Roman" w:hAnsi="Times New Roman" w:cs="Times New Roman"/>
          <w:sz w:val="24"/>
          <w:szCs w:val="24"/>
        </w:rPr>
      </w:r>
      <w:r w:rsidR="004C4E8C">
        <w:rPr>
          <w:rFonts w:ascii="Times New Roman" w:hAnsi="Times New Roman" w:cs="Times New Roman"/>
          <w:sz w:val="24"/>
          <w:szCs w:val="24"/>
        </w:rPr>
        <w:fldChar w:fldCharType="separate"/>
      </w:r>
      <w:ins w:id="373" w:author="Moazzam Rind" w:date="2021-02-16T11:39:00Z">
        <w:r w:rsidR="009F65CC" w:rsidRPr="009F65CC">
          <w:rPr>
            <w:rFonts w:ascii="Times New Roman" w:hAnsi="Times New Roman" w:cs="Times New Roman"/>
            <w:sz w:val="24"/>
            <w:szCs w:val="24"/>
            <w:rPrChange w:id="374" w:author="Moazzam Rind" w:date="2021-02-16T11:39:00Z">
              <w:rPr>
                <w:rFonts w:ascii="Times New Roman" w:hAnsi="Times New Roman" w:cs="Times New Roman"/>
                <w:b/>
                <w:bCs/>
              </w:rPr>
            </w:rPrChange>
          </w:rPr>
          <w:t xml:space="preserve">Figure </w:t>
        </w:r>
        <w:r w:rsidR="009F65CC" w:rsidRPr="009F65CC">
          <w:rPr>
            <w:rFonts w:ascii="Times New Roman" w:hAnsi="Times New Roman" w:cs="Times New Roman"/>
            <w:sz w:val="24"/>
            <w:szCs w:val="24"/>
            <w:rPrChange w:id="375" w:author="Moazzam Rind" w:date="2021-02-16T11:39:00Z">
              <w:rPr>
                <w:rFonts w:ascii="Times New Roman" w:hAnsi="Times New Roman" w:cs="Times New Roman"/>
                <w:b/>
                <w:bCs/>
                <w:noProof/>
              </w:rPr>
            </w:rPrChange>
          </w:rPr>
          <w:t>7</w:t>
        </w:r>
      </w:ins>
      <w:del w:id="376" w:author="Moazzam Rind" w:date="2021-02-16T11:39:00Z">
        <w:r w:rsidR="004C4E8C" w:rsidRPr="0074379A" w:rsidDel="009F65CC">
          <w:rPr>
            <w:rFonts w:ascii="Times New Roman" w:hAnsi="Times New Roman" w:cs="Times New Roman"/>
            <w:sz w:val="24"/>
            <w:szCs w:val="24"/>
          </w:rPr>
          <w:delText>Figure 7</w:delText>
        </w:r>
      </w:del>
      <w:r w:rsidR="004C4E8C">
        <w:rPr>
          <w:rFonts w:ascii="Times New Roman" w:hAnsi="Times New Roman" w:cs="Times New Roman"/>
          <w:sz w:val="24"/>
          <w:szCs w:val="24"/>
        </w:rPr>
        <w:fldChar w:fldCharType="end"/>
      </w:r>
      <w:r w:rsidR="002E3585" w:rsidRPr="00B815E9">
        <w:rPr>
          <w:rFonts w:ascii="Times New Roman" w:hAnsi="Times New Roman" w:cs="Times New Roman"/>
          <w:sz w:val="24"/>
          <w:szCs w:val="24"/>
        </w:rPr>
        <w:t xml:space="preserve"> is that the difference in revenue generated between the observed point and the min point on the curve -having zero hydropeaking index- is almost insignificant (half a million $ only). </w:t>
      </w:r>
      <w:r w:rsidR="00847C6D" w:rsidRPr="00B815E9">
        <w:rPr>
          <w:rFonts w:ascii="Times New Roman" w:hAnsi="Times New Roman" w:cs="Times New Roman"/>
          <w:sz w:val="24"/>
          <w:szCs w:val="24"/>
        </w:rPr>
        <w:t xml:space="preserve">Overall, </w:t>
      </w:r>
      <w:r w:rsidR="00AF5902" w:rsidRPr="00B815E9">
        <w:rPr>
          <w:rFonts w:ascii="Times New Roman" w:hAnsi="Times New Roman" w:cs="Times New Roman"/>
          <w:sz w:val="24"/>
          <w:szCs w:val="24"/>
        </w:rPr>
        <w:t xml:space="preserve">the results from both </w:t>
      </w:r>
      <w:r w:rsidR="00847C6D" w:rsidRPr="00B815E9">
        <w:rPr>
          <w:rFonts w:ascii="Times New Roman" w:hAnsi="Times New Roman" w:cs="Times New Roman"/>
          <w:sz w:val="24"/>
          <w:szCs w:val="24"/>
        </w:rPr>
        <w:t xml:space="preserve">approaches </w:t>
      </w:r>
      <w:r w:rsidR="00AF5902" w:rsidRPr="00B815E9">
        <w:rPr>
          <w:rFonts w:ascii="Times New Roman" w:hAnsi="Times New Roman" w:cs="Times New Roman"/>
          <w:sz w:val="24"/>
          <w:szCs w:val="24"/>
        </w:rPr>
        <w:t>concludes that</w:t>
      </w:r>
      <w:r w:rsidR="00346D52" w:rsidRPr="00B815E9">
        <w:rPr>
          <w:rFonts w:ascii="Times New Roman" w:hAnsi="Times New Roman" w:cs="Times New Roman"/>
          <w:sz w:val="24"/>
          <w:szCs w:val="24"/>
        </w:rPr>
        <w:t xml:space="preserve"> by</w:t>
      </w:r>
      <w:r w:rsidR="00AF5902" w:rsidRPr="00B815E9">
        <w:rPr>
          <w:rFonts w:ascii="Times New Roman" w:hAnsi="Times New Roman" w:cs="Times New Roman"/>
          <w:sz w:val="24"/>
          <w:szCs w:val="24"/>
        </w:rPr>
        <w:t xml:space="preserve"> increasing the total release volume </w:t>
      </w:r>
      <w:r w:rsidR="00346D52" w:rsidRPr="00B815E9">
        <w:rPr>
          <w:rFonts w:ascii="Times New Roman" w:hAnsi="Times New Roman" w:cs="Times New Roman"/>
          <w:sz w:val="24"/>
          <w:szCs w:val="24"/>
        </w:rPr>
        <w:t xml:space="preserve">the model simultaneously generates more revenue and reduces the hydropeaking index value </w:t>
      </w:r>
      <w:r w:rsidR="00AF5902" w:rsidRPr="00B815E9">
        <w:rPr>
          <w:rFonts w:ascii="Times New Roman" w:hAnsi="Times New Roman" w:cs="Times New Roman"/>
          <w:sz w:val="24"/>
          <w:szCs w:val="24"/>
        </w:rPr>
        <w:t xml:space="preserve">(win-win </w:t>
      </w:r>
      <w:r w:rsidR="00346D52" w:rsidRPr="00B815E9">
        <w:rPr>
          <w:rFonts w:ascii="Times New Roman" w:hAnsi="Times New Roman" w:cs="Times New Roman"/>
          <w:sz w:val="24"/>
          <w:szCs w:val="24"/>
        </w:rPr>
        <w:t>trade-off</w:t>
      </w:r>
      <w:r w:rsidR="00AF5902" w:rsidRPr="00B815E9">
        <w:rPr>
          <w:rFonts w:ascii="Times New Roman" w:hAnsi="Times New Roman" w:cs="Times New Roman"/>
          <w:sz w:val="24"/>
          <w:szCs w:val="24"/>
        </w:rPr>
        <w:t>).</w:t>
      </w:r>
      <w:r w:rsidR="00346D52" w:rsidRPr="00B815E9">
        <w:rPr>
          <w:rFonts w:ascii="Times New Roman" w:hAnsi="Times New Roman" w:cs="Times New Roman"/>
          <w:sz w:val="24"/>
          <w:szCs w:val="24"/>
        </w:rPr>
        <w:t xml:space="preserve"> </w:t>
      </w:r>
    </w:p>
    <w:p w14:paraId="028A424F" w14:textId="5632EB4D" w:rsidR="00346D52" w:rsidRDefault="00346D52" w:rsidP="00B815E9">
      <w:pPr>
        <w:jc w:val="both"/>
        <w:rPr>
          <w:rFonts w:ascii="Times New Roman" w:hAnsi="Times New Roman" w:cs="Times New Roman"/>
          <w:sz w:val="24"/>
          <w:szCs w:val="24"/>
        </w:rPr>
      </w:pPr>
      <w:r w:rsidRPr="00B815E9">
        <w:rPr>
          <w:rFonts w:ascii="Times New Roman" w:hAnsi="Times New Roman" w:cs="Times New Roman"/>
          <w:sz w:val="24"/>
          <w:szCs w:val="24"/>
        </w:rPr>
        <w:tab/>
        <w:t>In addition, the re</w:t>
      </w:r>
      <w:r w:rsidR="00B815E9" w:rsidRPr="00B815E9">
        <w:rPr>
          <w:rFonts w:ascii="Times New Roman" w:hAnsi="Times New Roman" w:cs="Times New Roman"/>
          <w:sz w:val="24"/>
          <w:szCs w:val="24"/>
        </w:rPr>
        <w:t>sults from the runs with increased Bugflow days doesn’t show any significant difference as the curves are either overlapping or the solution becomes infeasible (</w:t>
      </w:r>
      <w:r w:rsidR="0074379A">
        <w:rPr>
          <w:rFonts w:ascii="Times New Roman" w:hAnsi="Times New Roman" w:cs="Times New Roman"/>
          <w:sz w:val="24"/>
          <w:szCs w:val="24"/>
        </w:rPr>
        <w:fldChar w:fldCharType="begin"/>
      </w:r>
      <w:r w:rsidR="0074379A">
        <w:rPr>
          <w:rFonts w:ascii="Times New Roman" w:hAnsi="Times New Roman" w:cs="Times New Roman"/>
          <w:sz w:val="24"/>
          <w:szCs w:val="24"/>
        </w:rPr>
        <w:instrText xml:space="preserve"> REF _Ref28374550 \h  \* MERGEFORMAT </w:instrText>
      </w:r>
      <w:r w:rsidR="0074379A">
        <w:rPr>
          <w:rFonts w:ascii="Times New Roman" w:hAnsi="Times New Roman" w:cs="Times New Roman"/>
          <w:sz w:val="24"/>
          <w:szCs w:val="24"/>
        </w:rPr>
      </w:r>
      <w:r w:rsidR="0074379A">
        <w:rPr>
          <w:rFonts w:ascii="Times New Roman" w:hAnsi="Times New Roman" w:cs="Times New Roman"/>
          <w:sz w:val="24"/>
          <w:szCs w:val="24"/>
        </w:rPr>
        <w:fldChar w:fldCharType="separate"/>
      </w:r>
      <w:ins w:id="377" w:author="Moazzam Rind" w:date="2021-02-16T11:39:00Z">
        <w:r w:rsidR="009F65CC" w:rsidRPr="009F65CC">
          <w:rPr>
            <w:rFonts w:ascii="Times New Roman" w:hAnsi="Times New Roman" w:cs="Times New Roman"/>
            <w:sz w:val="24"/>
            <w:szCs w:val="24"/>
            <w:rPrChange w:id="378" w:author="Moazzam Rind" w:date="2021-02-16T11:39:00Z">
              <w:rPr>
                <w:rFonts w:ascii="Times New Roman" w:hAnsi="Times New Roman" w:cs="Times New Roman"/>
                <w:b/>
                <w:bCs/>
              </w:rPr>
            </w:rPrChange>
          </w:rPr>
          <w:t>Figure 10</w:t>
        </w:r>
      </w:ins>
      <w:del w:id="379" w:author="Moazzam Rind" w:date="2021-02-16T11:39:00Z">
        <w:r w:rsidR="0074379A" w:rsidRPr="0074379A" w:rsidDel="009F65CC">
          <w:rPr>
            <w:rFonts w:ascii="Times New Roman" w:hAnsi="Times New Roman" w:cs="Times New Roman"/>
            <w:sz w:val="24"/>
            <w:szCs w:val="24"/>
          </w:rPr>
          <w:delText>Figure 10</w:delText>
        </w:r>
      </w:del>
      <w:r w:rsidR="0074379A">
        <w:rPr>
          <w:rFonts w:ascii="Times New Roman" w:hAnsi="Times New Roman" w:cs="Times New Roman"/>
          <w:sz w:val="24"/>
          <w:szCs w:val="24"/>
        </w:rPr>
        <w:fldChar w:fldCharType="end"/>
      </w:r>
      <w:r w:rsidR="00B815E9" w:rsidRPr="00B815E9">
        <w:rPr>
          <w:rFonts w:ascii="Times New Roman" w:hAnsi="Times New Roman" w:cs="Times New Roman"/>
          <w:sz w:val="24"/>
          <w:szCs w:val="24"/>
        </w:rPr>
        <w:t>). However, the results from the runs with increased Bugflow release value show a significant decrease in hydropower revenue generation objective (</w:t>
      </w:r>
      <w:r w:rsidR="0074379A">
        <w:rPr>
          <w:rFonts w:ascii="Times New Roman" w:hAnsi="Times New Roman" w:cs="Times New Roman"/>
          <w:sz w:val="24"/>
          <w:szCs w:val="24"/>
        </w:rPr>
        <w:t>Figure 11</w:t>
      </w:r>
      <w:r w:rsidR="00B815E9" w:rsidRPr="00B815E9">
        <w:rPr>
          <w:rFonts w:ascii="Times New Roman" w:hAnsi="Times New Roman" w:cs="Times New Roman"/>
          <w:sz w:val="24"/>
          <w:szCs w:val="24"/>
        </w:rPr>
        <w:t>). Hence, the increase in Bugflow release value can be a serious concern for hydropower sector.</w:t>
      </w:r>
      <w:commentRangeEnd w:id="364"/>
      <w:r w:rsidR="00FF5365">
        <w:rPr>
          <w:rStyle w:val="CommentReference"/>
        </w:rPr>
        <w:commentReference w:id="364"/>
      </w:r>
    </w:p>
    <w:p w14:paraId="5CA48B3C" w14:textId="03BD633A" w:rsidR="00A44681" w:rsidRDefault="00B815E9" w:rsidP="00B815E9">
      <w:pPr>
        <w:jc w:val="both"/>
        <w:rPr>
          <w:rFonts w:ascii="Times New Roman" w:hAnsi="Times New Roman" w:cs="Times New Roman"/>
          <w:sz w:val="24"/>
          <w:szCs w:val="24"/>
        </w:rPr>
      </w:pPr>
      <w:r>
        <w:rPr>
          <w:rFonts w:ascii="Times New Roman" w:hAnsi="Times New Roman" w:cs="Times New Roman"/>
          <w:sz w:val="24"/>
          <w:szCs w:val="24"/>
        </w:rPr>
        <w:tab/>
      </w:r>
      <w:del w:id="380" w:author="David Rosenberg" w:date="2020-01-05T21:56:00Z">
        <w:r w:rsidDel="001B4CC2">
          <w:rPr>
            <w:rFonts w:ascii="Times New Roman" w:hAnsi="Times New Roman" w:cs="Times New Roman"/>
            <w:sz w:val="24"/>
            <w:szCs w:val="24"/>
          </w:rPr>
          <w:delText xml:space="preserve">To sum up, </w:delText>
        </w:r>
        <w:r w:rsidR="004D0CE5" w:rsidDel="001B4CC2">
          <w:rPr>
            <w:rFonts w:ascii="Times New Roman" w:hAnsi="Times New Roman" w:cs="Times New Roman"/>
            <w:sz w:val="24"/>
            <w:szCs w:val="24"/>
          </w:rPr>
          <w:delText xml:space="preserve">the presented study provides a mechanism which can be used to predict the tradeoff curve, and calculate the releases corresponding to points on the curve. The findings of the study </w:delText>
        </w:r>
      </w:del>
      <w:commentRangeStart w:id="381"/>
      <w:r w:rsidR="00A44681">
        <w:rPr>
          <w:rFonts w:ascii="Times New Roman" w:hAnsi="Times New Roman" w:cs="Times New Roman"/>
          <w:sz w:val="24"/>
          <w:szCs w:val="24"/>
        </w:rPr>
        <w:t>challenge</w:t>
      </w:r>
      <w:r w:rsidR="004D0CE5">
        <w:rPr>
          <w:rFonts w:ascii="Times New Roman" w:hAnsi="Times New Roman" w:cs="Times New Roman"/>
          <w:sz w:val="24"/>
          <w:szCs w:val="24"/>
        </w:rPr>
        <w:t xml:space="preserve"> the idea that hydropeaking index is a </w:t>
      </w:r>
      <w:r w:rsidR="00A44681">
        <w:rPr>
          <w:rFonts w:ascii="Times New Roman" w:hAnsi="Times New Roman" w:cs="Times New Roman"/>
          <w:sz w:val="24"/>
          <w:szCs w:val="24"/>
        </w:rPr>
        <w:t>suitable metric to quantify bugs suitability.</w:t>
      </w:r>
      <w:commentRangeEnd w:id="381"/>
      <w:r w:rsidR="001B4CC2">
        <w:rPr>
          <w:rStyle w:val="CommentReference"/>
        </w:rPr>
        <w:commentReference w:id="381"/>
      </w:r>
      <w:r w:rsidR="00A44681">
        <w:rPr>
          <w:rFonts w:ascii="Times New Roman" w:hAnsi="Times New Roman" w:cs="Times New Roman"/>
          <w:sz w:val="24"/>
          <w:szCs w:val="24"/>
        </w:rPr>
        <w:t xml:space="preserve"> Hence, further research is required to define a better bug suitability metric. </w:t>
      </w:r>
    </w:p>
    <w:p w14:paraId="1963C644" w14:textId="4AEED6C5" w:rsidR="00A44681" w:rsidRDefault="00A44681" w:rsidP="00B815E9">
      <w:pPr>
        <w:jc w:val="both"/>
      </w:pPr>
      <w:r>
        <w:rPr>
          <w:rFonts w:ascii="Times New Roman" w:hAnsi="Times New Roman" w:cs="Times New Roman"/>
          <w:sz w:val="24"/>
          <w:szCs w:val="24"/>
        </w:rPr>
        <w:tab/>
      </w:r>
      <w:del w:id="382" w:author="David Rosenberg" w:date="2020-01-05T21:57:00Z">
        <w:r w:rsidDel="001B4CC2">
          <w:rPr>
            <w:rFonts w:ascii="Times New Roman" w:hAnsi="Times New Roman" w:cs="Times New Roman"/>
            <w:sz w:val="24"/>
            <w:szCs w:val="24"/>
          </w:rPr>
          <w:delText>Lastly, as mentioned</w:delText>
        </w:r>
        <w:r w:rsidR="00F95675" w:rsidDel="001B4CC2">
          <w:rPr>
            <w:rFonts w:ascii="Times New Roman" w:hAnsi="Times New Roman" w:cs="Times New Roman"/>
            <w:sz w:val="24"/>
            <w:szCs w:val="24"/>
          </w:rPr>
          <w:delText xml:space="preserve"> earlier</w:delText>
        </w:r>
        <w:r w:rsidDel="001B4CC2">
          <w:rPr>
            <w:rFonts w:ascii="Times New Roman" w:hAnsi="Times New Roman" w:cs="Times New Roman"/>
            <w:sz w:val="24"/>
            <w:szCs w:val="24"/>
          </w:rPr>
          <w:delText>, this is an on-going study</w:delText>
        </w:r>
        <w:r w:rsidR="00F95675" w:rsidDel="001B4CC2">
          <w:rPr>
            <w:rFonts w:ascii="Times New Roman" w:hAnsi="Times New Roman" w:cs="Times New Roman"/>
            <w:sz w:val="24"/>
            <w:szCs w:val="24"/>
          </w:rPr>
          <w:delText xml:space="preserve"> </w:delText>
        </w:r>
        <w:r w:rsidDel="001B4CC2">
          <w:rPr>
            <w:rFonts w:ascii="Times New Roman" w:hAnsi="Times New Roman" w:cs="Times New Roman"/>
            <w:sz w:val="24"/>
            <w:szCs w:val="24"/>
          </w:rPr>
          <w:delText>and</w:delText>
        </w:r>
        <w:r w:rsidR="00F95675" w:rsidDel="001B4CC2">
          <w:rPr>
            <w:rFonts w:ascii="Times New Roman" w:hAnsi="Times New Roman" w:cs="Times New Roman"/>
            <w:sz w:val="24"/>
            <w:szCs w:val="24"/>
          </w:rPr>
          <w:delText xml:space="preserve"> the results presented are not the final products.</w:delText>
        </w:r>
        <w:r w:rsidDel="001B4CC2">
          <w:rPr>
            <w:rFonts w:ascii="Times New Roman" w:hAnsi="Times New Roman" w:cs="Times New Roman"/>
            <w:sz w:val="24"/>
            <w:szCs w:val="24"/>
          </w:rPr>
          <w:delText xml:space="preserve"> </w:delText>
        </w:r>
        <w:r w:rsidR="00D06C13" w:rsidDel="001B4CC2">
          <w:rPr>
            <w:rFonts w:ascii="Times New Roman" w:hAnsi="Times New Roman" w:cs="Times New Roman"/>
            <w:sz w:val="24"/>
            <w:szCs w:val="24"/>
          </w:rPr>
          <w:delText xml:space="preserve">The results will be </w:delText>
        </w:r>
        <w:r w:rsidR="00D06C13" w:rsidRPr="005B65B1" w:rsidDel="001B4CC2">
          <w:rPr>
            <w:rFonts w:ascii="Times New Roman" w:hAnsi="Times New Roman" w:cs="Times New Roman"/>
            <w:sz w:val="24"/>
            <w:szCs w:val="24"/>
          </w:rPr>
          <w:delText>updated over time based on work with GCMRC</w:delText>
        </w:r>
        <w:r w:rsidR="00D06C13" w:rsidDel="001B4CC2">
          <w:rPr>
            <w:rFonts w:ascii="Times New Roman" w:hAnsi="Times New Roman" w:cs="Times New Roman"/>
            <w:sz w:val="24"/>
            <w:szCs w:val="24"/>
          </w:rPr>
          <w:delText xml:space="preserve"> and </w:delText>
        </w:r>
        <w:r w:rsidR="00D06C13" w:rsidRPr="005B65B1" w:rsidDel="001B4CC2">
          <w:rPr>
            <w:rFonts w:ascii="Times New Roman" w:hAnsi="Times New Roman" w:cs="Times New Roman"/>
            <w:sz w:val="24"/>
            <w:szCs w:val="24"/>
          </w:rPr>
          <w:delText xml:space="preserve">WAPA, and </w:delText>
        </w:r>
        <w:r w:rsidR="00D06C13" w:rsidDel="001B4CC2">
          <w:rPr>
            <w:rFonts w:ascii="Times New Roman" w:hAnsi="Times New Roman" w:cs="Times New Roman"/>
            <w:sz w:val="24"/>
            <w:szCs w:val="24"/>
          </w:rPr>
          <w:delText xml:space="preserve">the </w:delText>
        </w:r>
      </w:del>
      <w:commentRangeStart w:id="383"/>
      <w:r w:rsidR="00D06C13">
        <w:rPr>
          <w:rFonts w:ascii="Times New Roman" w:hAnsi="Times New Roman" w:cs="Times New Roman"/>
          <w:sz w:val="24"/>
          <w:szCs w:val="24"/>
        </w:rPr>
        <w:t>updated model along with results will be publicly available</w:t>
      </w:r>
      <w:r w:rsidR="00145933">
        <w:rPr>
          <w:rFonts w:ascii="Times New Roman" w:hAnsi="Times New Roman" w:cs="Times New Roman"/>
          <w:sz w:val="24"/>
          <w:szCs w:val="24"/>
        </w:rPr>
        <w:t xml:space="preserve"> in near </w:t>
      </w:r>
      <w:r w:rsidR="00427993">
        <w:rPr>
          <w:rFonts w:ascii="Times New Roman" w:hAnsi="Times New Roman" w:cs="Times New Roman"/>
          <w:sz w:val="24"/>
          <w:szCs w:val="24"/>
        </w:rPr>
        <w:t>future</w:t>
      </w:r>
      <w:r w:rsidR="00D06C13">
        <w:rPr>
          <w:rFonts w:ascii="Times New Roman" w:hAnsi="Times New Roman" w:cs="Times New Roman"/>
          <w:sz w:val="24"/>
          <w:szCs w:val="24"/>
        </w:rPr>
        <w:t xml:space="preserve"> at:</w:t>
      </w:r>
      <w:r w:rsidR="00C2332F">
        <w:rPr>
          <w:rFonts w:ascii="Times New Roman" w:hAnsi="Times New Roman" w:cs="Times New Roman"/>
          <w:sz w:val="24"/>
          <w:szCs w:val="24"/>
        </w:rPr>
        <w:t xml:space="preserve"> </w:t>
      </w:r>
      <w:hyperlink r:id="rId31" w:history="1">
        <w:r w:rsidR="00C2332F">
          <w:rPr>
            <w:rStyle w:val="Hyperlink"/>
          </w:rPr>
          <w:t>https://github.com/moazzamalirind/-Bug-flow-</w:t>
        </w:r>
      </w:hyperlink>
      <w:commentRangeEnd w:id="383"/>
      <w:r w:rsidR="00A53435">
        <w:rPr>
          <w:rStyle w:val="CommentReference"/>
        </w:rPr>
        <w:commentReference w:id="383"/>
      </w:r>
    </w:p>
    <w:p w14:paraId="36B0FDE8" w14:textId="5EA3D7BC" w:rsidR="00A43DAB" w:rsidRDefault="00A43DAB" w:rsidP="00A43DAB">
      <w:pPr>
        <w:autoSpaceDE w:val="0"/>
        <w:autoSpaceDN w:val="0"/>
        <w:adjustRightInd w:val="0"/>
        <w:spacing w:after="0" w:line="240" w:lineRule="auto"/>
        <w:jc w:val="both"/>
        <w:rPr>
          <w:rFonts w:ascii="Times New Roman" w:hAnsi="Times New Roman" w:cs="Times New Roman"/>
          <w:b/>
          <w:bCs/>
          <w:sz w:val="24"/>
          <w:szCs w:val="24"/>
        </w:rPr>
      </w:pPr>
    </w:p>
    <w:p w14:paraId="4E981DB0" w14:textId="18360692" w:rsidR="00A43DAB" w:rsidRDefault="00A43DAB" w:rsidP="00A43DAB">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ACKNOWLEDGEMENT</w:t>
      </w:r>
    </w:p>
    <w:p w14:paraId="419538F6" w14:textId="6E8B34A6" w:rsidR="00A43DAB" w:rsidRDefault="00A43DAB" w:rsidP="00A43DAB">
      <w:pPr>
        <w:autoSpaceDE w:val="0"/>
        <w:autoSpaceDN w:val="0"/>
        <w:adjustRightInd w:val="0"/>
        <w:spacing w:after="0" w:line="240" w:lineRule="auto"/>
        <w:jc w:val="both"/>
        <w:rPr>
          <w:rFonts w:ascii="Times New Roman" w:hAnsi="Times New Roman" w:cs="Times New Roman"/>
          <w:b/>
          <w:bCs/>
          <w:sz w:val="24"/>
          <w:szCs w:val="24"/>
        </w:rPr>
      </w:pPr>
    </w:p>
    <w:p w14:paraId="712C1F7E" w14:textId="4F579397" w:rsidR="00A43DAB" w:rsidRPr="00B91B75" w:rsidRDefault="00A43DAB" w:rsidP="00A43DAB">
      <w:pPr>
        <w:rPr>
          <w:rFonts w:ascii="Times New Roman" w:hAnsi="Times New Roman" w:cs="Times New Roman"/>
          <w:sz w:val="24"/>
          <w:szCs w:val="24"/>
        </w:rPr>
      </w:pPr>
      <w:r w:rsidRPr="00B648A1">
        <w:rPr>
          <w:rFonts w:ascii="Times New Roman" w:hAnsi="Times New Roman" w:cs="Times New Roman"/>
          <w:sz w:val="24"/>
          <w:szCs w:val="24"/>
        </w:rPr>
        <w:t xml:space="preserve">This work </w:t>
      </w:r>
      <w:r>
        <w:rPr>
          <w:rFonts w:ascii="Times New Roman" w:hAnsi="Times New Roman" w:cs="Times New Roman"/>
          <w:sz w:val="24"/>
          <w:szCs w:val="24"/>
        </w:rPr>
        <w:t xml:space="preserve">is </w:t>
      </w:r>
      <w:r w:rsidRPr="00B648A1">
        <w:rPr>
          <w:rFonts w:ascii="Times New Roman" w:hAnsi="Times New Roman" w:cs="Times New Roman"/>
          <w:sz w:val="24"/>
          <w:szCs w:val="24"/>
        </w:rPr>
        <w:t>funded by</w:t>
      </w:r>
      <w:r>
        <w:rPr>
          <w:rFonts w:ascii="Times New Roman" w:hAnsi="Times New Roman" w:cs="Times New Roman"/>
          <w:sz w:val="24"/>
          <w:szCs w:val="24"/>
        </w:rPr>
        <w:t xml:space="preserve"> center for Colorado River studies, Utah State university under the future of the Colorado River project</w:t>
      </w:r>
      <w:r w:rsidRPr="00B648A1">
        <w:rPr>
          <w:rFonts w:ascii="Times New Roman" w:hAnsi="Times New Roman" w:cs="Times New Roman"/>
          <w:sz w:val="24"/>
          <w:szCs w:val="24"/>
        </w:rPr>
        <w:t xml:space="preserve">. </w:t>
      </w:r>
      <w:r>
        <w:rPr>
          <w:rFonts w:ascii="Times New Roman" w:hAnsi="Times New Roman" w:cs="Times New Roman"/>
          <w:sz w:val="24"/>
          <w:szCs w:val="24"/>
        </w:rPr>
        <w:t xml:space="preserve">In addition, we are thankful to the staff of GCMRC and WAPA; </w:t>
      </w:r>
      <w:commentRangeStart w:id="384"/>
      <w:r>
        <w:rPr>
          <w:rFonts w:ascii="Times New Roman" w:hAnsi="Times New Roman" w:cs="Times New Roman"/>
          <w:sz w:val="24"/>
          <w:szCs w:val="24"/>
        </w:rPr>
        <w:t>especially</w:t>
      </w:r>
      <w:commentRangeEnd w:id="384"/>
      <w:r w:rsidR="001B4CC2">
        <w:rPr>
          <w:rStyle w:val="CommentReference"/>
        </w:rPr>
        <w:commentReference w:id="384"/>
      </w:r>
      <w:r>
        <w:rPr>
          <w:rFonts w:ascii="Times New Roman" w:hAnsi="Times New Roman" w:cs="Times New Roman"/>
          <w:sz w:val="24"/>
          <w:szCs w:val="24"/>
        </w:rPr>
        <w:t xml:space="preserve"> Clayton Palmer (WAPA), Craig Ellsworth (WAPA), and </w:t>
      </w:r>
      <w:r w:rsidRPr="00A43DAB">
        <w:rPr>
          <w:rFonts w:ascii="Times New Roman" w:hAnsi="Times New Roman" w:cs="Times New Roman"/>
          <w:sz w:val="24"/>
          <w:szCs w:val="24"/>
        </w:rPr>
        <w:t>Charles Yackulic</w:t>
      </w:r>
      <w:r>
        <w:rPr>
          <w:rFonts w:ascii="Times New Roman" w:hAnsi="Times New Roman" w:cs="Times New Roman"/>
          <w:sz w:val="24"/>
          <w:szCs w:val="24"/>
        </w:rPr>
        <w:t xml:space="preserve"> (GCMRC) for their continuous support and suggestions.</w:t>
      </w:r>
    </w:p>
    <w:p w14:paraId="0B8C1A84" w14:textId="77777777" w:rsidR="008A6527" w:rsidRDefault="00B815E9" w:rsidP="008A6527">
      <w:r>
        <w:tab/>
      </w:r>
    </w:p>
    <w:p w14:paraId="2E58911C" w14:textId="0A8AD7F9" w:rsidR="00471A53" w:rsidRPr="008A6527" w:rsidRDefault="00471A53" w:rsidP="008A6527">
      <w:r w:rsidRPr="00471A53">
        <w:rPr>
          <w:rFonts w:ascii="Times New Roman" w:hAnsi="Times New Roman" w:cs="Times New Roman"/>
          <w:b/>
          <w:bCs/>
          <w:sz w:val="24"/>
          <w:szCs w:val="24"/>
        </w:rPr>
        <w:t>REFRENCES</w:t>
      </w:r>
      <w:r w:rsidRPr="00471A53">
        <w:rPr>
          <w:rFonts w:ascii="Times New Roman" w:hAnsi="Times New Roman" w:cs="Times New Roman"/>
          <w:b/>
          <w:bCs/>
        </w:rPr>
        <w:t xml:space="preserve"> </w:t>
      </w:r>
    </w:p>
    <w:p w14:paraId="0674C922" w14:textId="62D0771E" w:rsidR="00390AD3" w:rsidRPr="00A17E14" w:rsidRDefault="00390AD3"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lastRenderedPageBreak/>
        <w:t>Acreman, M., Arthington, A.H., Colloff, M.J., Couch, C., Crossman, N.D., Dyer, F., Overton, I., Pollino, C.A., Stewardson, M.J., Young,W., 2014. Environmental flows for natural,</w:t>
      </w:r>
      <w:r w:rsidRPr="00A17E14">
        <w:rPr>
          <w:rFonts w:ascii="Times New Roman" w:hAnsi="Times New Roman" w:cs="Times New Roman"/>
          <w:color w:val="2197D2"/>
        </w:rPr>
        <w:t xml:space="preserve"> </w:t>
      </w:r>
      <w:r w:rsidRPr="00A17E14">
        <w:rPr>
          <w:rFonts w:ascii="Times New Roman" w:hAnsi="Times New Roman" w:cs="Times New Roman"/>
        </w:rPr>
        <w:t>hybrid, and novel riverine ecosystems in a changing world. Front. Ecol. Environ. 12, 466-473.</w:t>
      </w:r>
    </w:p>
    <w:p w14:paraId="7276942F" w14:textId="77777777" w:rsidR="00390AD3" w:rsidRPr="00A17E14" w:rsidRDefault="00390AD3" w:rsidP="006215DB">
      <w:pPr>
        <w:autoSpaceDE w:val="0"/>
        <w:autoSpaceDN w:val="0"/>
        <w:adjustRightInd w:val="0"/>
        <w:spacing w:after="0" w:line="240" w:lineRule="auto"/>
        <w:jc w:val="both"/>
        <w:rPr>
          <w:rFonts w:ascii="Times New Roman" w:hAnsi="Times New Roman" w:cs="Times New Roman"/>
        </w:rPr>
      </w:pPr>
    </w:p>
    <w:p w14:paraId="167652D2" w14:textId="0C875A34" w:rsidR="009F4A2B" w:rsidRPr="00A17E14" w:rsidRDefault="009F4A2B"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Adams, L. E., J. R. Lund, P. B. Moyle, R. M. Quinones, J. D. Herman, and</w:t>
      </w:r>
      <w:r w:rsidR="003A1E36" w:rsidRPr="00A17E14">
        <w:rPr>
          <w:rFonts w:ascii="Times New Roman" w:hAnsi="Times New Roman" w:cs="Times New Roman"/>
        </w:rPr>
        <w:t xml:space="preserve"> </w:t>
      </w:r>
      <w:r w:rsidRPr="00A17E14">
        <w:rPr>
          <w:rFonts w:ascii="Times New Roman" w:hAnsi="Times New Roman" w:cs="Times New Roman"/>
        </w:rPr>
        <w:t>T. A. O’Rear (2017), Environmental</w:t>
      </w:r>
      <w:r w:rsidR="003A1E36" w:rsidRPr="00A17E14">
        <w:rPr>
          <w:rFonts w:ascii="Times New Roman" w:hAnsi="Times New Roman" w:cs="Times New Roman"/>
        </w:rPr>
        <w:t xml:space="preserve"> </w:t>
      </w:r>
      <w:r w:rsidRPr="00A17E14">
        <w:rPr>
          <w:rFonts w:ascii="Times New Roman" w:hAnsi="Times New Roman" w:cs="Times New Roman"/>
        </w:rPr>
        <w:t>hedging: A theory and method for</w:t>
      </w:r>
    </w:p>
    <w:p w14:paraId="5375EE78" w14:textId="28CB3AD0" w:rsidR="009F4A2B" w:rsidRPr="00A17E14" w:rsidRDefault="009F4A2B"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reconciling reservoir operations for</w:t>
      </w:r>
      <w:r w:rsidR="003A1E36" w:rsidRPr="00A17E14">
        <w:rPr>
          <w:rFonts w:ascii="Times New Roman" w:hAnsi="Times New Roman" w:cs="Times New Roman"/>
        </w:rPr>
        <w:t xml:space="preserve"> </w:t>
      </w:r>
      <w:r w:rsidRPr="00A17E14">
        <w:rPr>
          <w:rFonts w:ascii="Times New Roman" w:hAnsi="Times New Roman" w:cs="Times New Roman"/>
        </w:rPr>
        <w:t>downstream ecology and water</w:t>
      </w:r>
      <w:r w:rsidR="003A1E36" w:rsidRPr="00A17E14">
        <w:rPr>
          <w:rFonts w:ascii="Times New Roman" w:hAnsi="Times New Roman" w:cs="Times New Roman"/>
        </w:rPr>
        <w:t xml:space="preserve"> </w:t>
      </w:r>
      <w:r w:rsidRPr="00A17E14">
        <w:rPr>
          <w:rFonts w:ascii="Times New Roman" w:hAnsi="Times New Roman" w:cs="Times New Roman"/>
        </w:rPr>
        <w:t>supply, Water Resour. Res., 53, 7816–</w:t>
      </w:r>
      <w:r w:rsidR="003A1E36" w:rsidRPr="00A17E14">
        <w:rPr>
          <w:rFonts w:ascii="Times New Roman" w:hAnsi="Times New Roman" w:cs="Times New Roman"/>
        </w:rPr>
        <w:t xml:space="preserve"> </w:t>
      </w:r>
      <w:r w:rsidRPr="00A17E14">
        <w:rPr>
          <w:rFonts w:ascii="Times New Roman" w:hAnsi="Times New Roman" w:cs="Times New Roman"/>
        </w:rPr>
        <w:t>7831</w:t>
      </w:r>
    </w:p>
    <w:p w14:paraId="179C0E0A" w14:textId="77777777" w:rsidR="003A1E36" w:rsidRPr="00A17E14" w:rsidRDefault="003A1E36" w:rsidP="006215DB">
      <w:pPr>
        <w:autoSpaceDE w:val="0"/>
        <w:autoSpaceDN w:val="0"/>
        <w:adjustRightInd w:val="0"/>
        <w:spacing w:after="0" w:line="240" w:lineRule="auto"/>
        <w:jc w:val="both"/>
        <w:rPr>
          <w:rFonts w:ascii="Times New Roman" w:hAnsi="Times New Roman" w:cs="Times New Roman"/>
        </w:rPr>
      </w:pPr>
    </w:p>
    <w:p w14:paraId="1ECB2208" w14:textId="1B73E74A" w:rsidR="0059272F" w:rsidRPr="00A17E14" w:rsidRDefault="0059272F" w:rsidP="006215DB">
      <w:pPr>
        <w:jc w:val="both"/>
        <w:rPr>
          <w:rFonts w:ascii="Times New Roman" w:hAnsi="Times New Roman" w:cs="Times New Roman"/>
        </w:rPr>
      </w:pPr>
      <w:r w:rsidRPr="00A17E14">
        <w:rPr>
          <w:rFonts w:ascii="Times New Roman" w:hAnsi="Times New Roman" w:cs="Times New Roman"/>
        </w:rPr>
        <w:t>Alafifi, Ayman H., and David E. Rosenberg</w:t>
      </w:r>
      <w:r w:rsidR="00B24518" w:rsidRPr="00A17E14">
        <w:rPr>
          <w:rFonts w:ascii="Times New Roman" w:hAnsi="Times New Roman" w:cs="Times New Roman"/>
        </w:rPr>
        <w:t>. 2016</w:t>
      </w:r>
      <w:r w:rsidRPr="00A17E14">
        <w:rPr>
          <w:rFonts w:ascii="Times New Roman" w:hAnsi="Times New Roman" w:cs="Times New Roman"/>
        </w:rPr>
        <w:t>. "Systems Modeling to Improve River, Riparian, and Wetland Habitat Quality and." River Research and Applications 22.5: 503-523.</w:t>
      </w:r>
    </w:p>
    <w:p w14:paraId="1F5FC70F" w14:textId="31205581" w:rsidR="002241F8" w:rsidRPr="00A17E14" w:rsidRDefault="002241F8"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Arthington, A., 2012. Environmental Flows - Saving Rivers in the Third Millennium. University of California Press.</w:t>
      </w:r>
    </w:p>
    <w:p w14:paraId="407D00B8" w14:textId="169157EE" w:rsidR="00FF577D" w:rsidRPr="00A17E14" w:rsidRDefault="00FF577D" w:rsidP="006215DB">
      <w:pPr>
        <w:autoSpaceDE w:val="0"/>
        <w:autoSpaceDN w:val="0"/>
        <w:adjustRightInd w:val="0"/>
        <w:spacing w:after="0" w:line="240" w:lineRule="auto"/>
        <w:jc w:val="both"/>
        <w:rPr>
          <w:rFonts w:ascii="Times New Roman" w:hAnsi="Times New Roman" w:cs="Times New Roman"/>
        </w:rPr>
      </w:pPr>
    </w:p>
    <w:p w14:paraId="60E70B11" w14:textId="47AE0F03" w:rsidR="00FF577D" w:rsidRPr="00A17E14" w:rsidRDefault="00FF577D"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Baxter CV, Fausch KD, Saunders WC. 2005. Tangled webs: Reciprocal flows of invertebrate prey link streams and riparian zones. Freshwater Biology 50: 201–220.</w:t>
      </w:r>
    </w:p>
    <w:p w14:paraId="03B6E08D" w14:textId="19D12651" w:rsidR="007D60C0" w:rsidRPr="00A17E14" w:rsidRDefault="007D60C0" w:rsidP="006215DB">
      <w:pPr>
        <w:autoSpaceDE w:val="0"/>
        <w:autoSpaceDN w:val="0"/>
        <w:adjustRightInd w:val="0"/>
        <w:spacing w:after="0" w:line="240" w:lineRule="auto"/>
        <w:jc w:val="both"/>
        <w:rPr>
          <w:rFonts w:ascii="Times New Roman" w:hAnsi="Times New Roman" w:cs="Times New Roman"/>
        </w:rPr>
      </w:pPr>
    </w:p>
    <w:p w14:paraId="3A7528AB" w14:textId="29F980D8" w:rsidR="00B74FCE" w:rsidRPr="00A17E14" w:rsidRDefault="007D60C0"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Carpenter SR, Stanley EH, Zanden MJV. 2011. State of the world’s freshwater ecosystems: Physical, chemical, and biological changes. Annual Review of the Environment and Resources 36: 75–99.</w:t>
      </w:r>
    </w:p>
    <w:p w14:paraId="63D09564" w14:textId="77777777" w:rsidR="00664DD3" w:rsidRPr="00A17E14" w:rsidRDefault="00664DD3" w:rsidP="006215DB">
      <w:pPr>
        <w:autoSpaceDE w:val="0"/>
        <w:autoSpaceDN w:val="0"/>
        <w:adjustRightInd w:val="0"/>
        <w:spacing w:after="0" w:line="240" w:lineRule="auto"/>
        <w:jc w:val="both"/>
        <w:rPr>
          <w:rFonts w:ascii="Times New Roman" w:hAnsi="Times New Roman" w:cs="Times New Roman"/>
        </w:rPr>
      </w:pPr>
    </w:p>
    <w:p w14:paraId="52B7EF57" w14:textId="7565BD09" w:rsidR="00664DD3" w:rsidRPr="00A17E14" w:rsidRDefault="00664DD3"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Førsund FR. 2015. Hydropower Economics. Springer</w:t>
      </w:r>
    </w:p>
    <w:p w14:paraId="619EBD86" w14:textId="013CADCC" w:rsidR="00EC12DD" w:rsidRPr="00A17E14" w:rsidRDefault="00EC12DD" w:rsidP="006215DB">
      <w:pPr>
        <w:autoSpaceDE w:val="0"/>
        <w:autoSpaceDN w:val="0"/>
        <w:adjustRightInd w:val="0"/>
        <w:spacing w:after="0" w:line="240" w:lineRule="auto"/>
        <w:jc w:val="both"/>
        <w:rPr>
          <w:rFonts w:ascii="Times New Roman" w:hAnsi="Times New Roman" w:cs="Times New Roman"/>
        </w:rPr>
      </w:pPr>
    </w:p>
    <w:p w14:paraId="3F397DDD" w14:textId="6DFBE5A0" w:rsidR="00971450" w:rsidRPr="00A17E14" w:rsidRDefault="00971450" w:rsidP="006215DB">
      <w:pPr>
        <w:jc w:val="both"/>
        <w:rPr>
          <w:rFonts w:ascii="Times New Roman" w:hAnsi="Times New Roman" w:cs="Times New Roman"/>
        </w:rPr>
      </w:pPr>
      <w:r w:rsidRPr="00A17E14">
        <w:rPr>
          <w:rFonts w:ascii="Times New Roman" w:hAnsi="Times New Roman" w:cs="Times New Roman"/>
        </w:rPr>
        <w:t xml:space="preserve">[GCDAMP] Glen Canyon Dam adaptive monitoring program. 2019. Glen Canyon. GCDAMP. (21 December 2019; </w:t>
      </w:r>
      <w:hyperlink r:id="rId32" w:history="1">
        <w:r w:rsidRPr="00A17E14">
          <w:rPr>
            <w:rStyle w:val="Hyperlink"/>
            <w:rFonts w:ascii="Times New Roman" w:hAnsi="Times New Roman" w:cs="Times New Roman"/>
          </w:rPr>
          <w:t>http://gcdamp.com/index.php?title=The_</w:t>
        </w:r>
        <w:r w:rsidR="00576F74" w:rsidRPr="00A17E14">
          <w:rPr>
            <w:rStyle w:val="Hyperlink"/>
            <w:rFonts w:ascii="Times New Roman" w:hAnsi="Times New Roman" w:cs="Times New Roman"/>
          </w:rPr>
          <w:t>Bugflow</w:t>
        </w:r>
        <w:r w:rsidRPr="00A17E14">
          <w:rPr>
            <w:rStyle w:val="Hyperlink"/>
            <w:rFonts w:ascii="Times New Roman" w:hAnsi="Times New Roman" w:cs="Times New Roman"/>
          </w:rPr>
          <w:t>_Experiment</w:t>
        </w:r>
      </w:hyperlink>
      <w:r w:rsidRPr="00A17E14">
        <w:rPr>
          <w:rStyle w:val="Hyperlink"/>
          <w:rFonts w:ascii="Times New Roman" w:hAnsi="Times New Roman" w:cs="Times New Roman"/>
          <w:color w:val="auto"/>
          <w:u w:val="none"/>
        </w:rPr>
        <w:t>)</w:t>
      </w:r>
    </w:p>
    <w:p w14:paraId="2081E6AC" w14:textId="77777777" w:rsidR="00E47245" w:rsidRPr="00A17E14" w:rsidRDefault="00E47245"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Hart, B.T., 2015. The Australian Murray Darling Basin Plan: challenges in its implementation (part 1). Int. J. Water Resour. Dev. 1-16.</w:t>
      </w:r>
    </w:p>
    <w:p w14:paraId="0FE42A5A" w14:textId="3565F49C" w:rsidR="00971450" w:rsidRDefault="00971450" w:rsidP="006215DB">
      <w:pPr>
        <w:autoSpaceDE w:val="0"/>
        <w:autoSpaceDN w:val="0"/>
        <w:adjustRightInd w:val="0"/>
        <w:spacing w:after="0" w:line="240" w:lineRule="auto"/>
        <w:jc w:val="both"/>
        <w:rPr>
          <w:rFonts w:ascii="Times New Roman" w:hAnsi="Times New Roman" w:cs="Times New Roman"/>
        </w:rPr>
      </w:pPr>
    </w:p>
    <w:p w14:paraId="1313BBED" w14:textId="77777777" w:rsidR="00E47245" w:rsidRPr="00A17E14" w:rsidRDefault="00E47245"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Harman, C., Stewardson, M., 2005. Optimizing dam release rules to meet environmental flow targets. River Res. Appl. 21, 113-129.</w:t>
      </w:r>
    </w:p>
    <w:p w14:paraId="2365CA6F" w14:textId="77777777" w:rsidR="00E47245" w:rsidRPr="00A17E14" w:rsidRDefault="00E47245" w:rsidP="006215DB">
      <w:pPr>
        <w:autoSpaceDE w:val="0"/>
        <w:autoSpaceDN w:val="0"/>
        <w:adjustRightInd w:val="0"/>
        <w:spacing w:after="0" w:line="240" w:lineRule="auto"/>
        <w:jc w:val="both"/>
        <w:rPr>
          <w:rFonts w:ascii="Times New Roman" w:hAnsi="Times New Roman" w:cs="Times New Roman"/>
        </w:rPr>
      </w:pPr>
    </w:p>
    <w:p w14:paraId="37C3EAE1" w14:textId="4513D993" w:rsidR="00EC12DD" w:rsidRPr="00A17E14" w:rsidRDefault="0040698A"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Kennedy, Theodore A., et al., 2016. "Flow management for hydropower extirpates aquatic insects, undermining river food webs." BioScience 66.7: 561-575.</w:t>
      </w:r>
    </w:p>
    <w:p w14:paraId="4E423C4C" w14:textId="77777777" w:rsidR="002500F9" w:rsidRPr="00A17E14" w:rsidRDefault="002500F9" w:rsidP="006215DB">
      <w:pPr>
        <w:autoSpaceDE w:val="0"/>
        <w:autoSpaceDN w:val="0"/>
        <w:adjustRightInd w:val="0"/>
        <w:spacing w:after="0" w:line="240" w:lineRule="auto"/>
        <w:jc w:val="both"/>
        <w:rPr>
          <w:rFonts w:ascii="Times New Roman" w:hAnsi="Times New Roman" w:cs="Times New Roman"/>
        </w:rPr>
      </w:pPr>
    </w:p>
    <w:p w14:paraId="494D21FF" w14:textId="59F55B8D" w:rsidR="00A01DE4" w:rsidRPr="00A17E14" w:rsidRDefault="00A01DE4"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Merritt RW, Cummins KW, Berg MB, eds. 2008. An Introduction To The Aquatic Insects Of North America. Kendall Hunt.</w:t>
      </w:r>
    </w:p>
    <w:p w14:paraId="7C894A30" w14:textId="77777777" w:rsidR="00A059FF" w:rsidRPr="00A17E14" w:rsidRDefault="00A059FF" w:rsidP="006215DB">
      <w:pPr>
        <w:autoSpaceDE w:val="0"/>
        <w:autoSpaceDN w:val="0"/>
        <w:adjustRightInd w:val="0"/>
        <w:spacing w:after="0" w:line="240" w:lineRule="auto"/>
        <w:jc w:val="both"/>
        <w:rPr>
          <w:rFonts w:ascii="Times New Roman" w:hAnsi="Times New Roman" w:cs="Times New Roman"/>
        </w:rPr>
      </w:pPr>
    </w:p>
    <w:p w14:paraId="7F22422A" w14:textId="29AF1B8F" w:rsidR="00A059FF" w:rsidRPr="00A17E14" w:rsidRDefault="00A059FF"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Moog O. 1993. Quantification of daily peak hydropower effects on aquatic fauna and management to minimize environmental impacts. Regulated Rivers: Research and Management 8: 5–14.</w:t>
      </w:r>
    </w:p>
    <w:p w14:paraId="3DC0FD63" w14:textId="2FC5A0E6" w:rsidR="00FF577D" w:rsidRPr="00A17E14" w:rsidRDefault="00FF577D" w:rsidP="006215DB">
      <w:pPr>
        <w:autoSpaceDE w:val="0"/>
        <w:autoSpaceDN w:val="0"/>
        <w:adjustRightInd w:val="0"/>
        <w:spacing w:after="0" w:line="240" w:lineRule="auto"/>
        <w:jc w:val="both"/>
        <w:rPr>
          <w:rFonts w:ascii="Times New Roman" w:hAnsi="Times New Roman" w:cs="Times New Roman"/>
        </w:rPr>
      </w:pPr>
    </w:p>
    <w:p w14:paraId="4BBA5A8A" w14:textId="4A7D82FC" w:rsidR="00FF577D" w:rsidRPr="00A17E14" w:rsidRDefault="00FF577D"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Nakano S, and Murakami M. 2001. Reciprocal subsidies: Dynamic interdependence between terrestrial and aquatic food webs. Proceedings of the National Academy of Sciences 98: 166–170.</w:t>
      </w:r>
    </w:p>
    <w:p w14:paraId="4A549630" w14:textId="526D7314" w:rsidR="00A059FF" w:rsidRPr="00A17E14" w:rsidRDefault="00A059FF" w:rsidP="006215DB">
      <w:pPr>
        <w:autoSpaceDE w:val="0"/>
        <w:autoSpaceDN w:val="0"/>
        <w:adjustRightInd w:val="0"/>
        <w:spacing w:after="0" w:line="240" w:lineRule="auto"/>
        <w:jc w:val="both"/>
        <w:rPr>
          <w:rFonts w:ascii="Times New Roman" w:hAnsi="Times New Roman" w:cs="Times New Roman"/>
        </w:rPr>
      </w:pPr>
    </w:p>
    <w:p w14:paraId="1EACF574" w14:textId="6E23C461" w:rsidR="002500F9" w:rsidRPr="00A17E14" w:rsidRDefault="00A059FF" w:rsidP="006215DB">
      <w:pPr>
        <w:jc w:val="both"/>
        <w:rPr>
          <w:rFonts w:ascii="Times New Roman" w:hAnsi="Times New Roman" w:cs="Times New Roman"/>
        </w:rPr>
      </w:pPr>
      <w:r w:rsidRPr="00A17E14">
        <w:rPr>
          <w:rFonts w:ascii="Times New Roman" w:hAnsi="Times New Roman" w:cs="Times New Roman"/>
        </w:rPr>
        <w:t>National park services.,</w:t>
      </w:r>
      <w:r w:rsidR="00B329CC">
        <w:rPr>
          <w:rFonts w:ascii="Times New Roman" w:hAnsi="Times New Roman" w:cs="Times New Roman"/>
        </w:rPr>
        <w:t xml:space="preserve"> </w:t>
      </w:r>
      <w:r w:rsidRPr="00A17E14">
        <w:rPr>
          <w:rFonts w:ascii="Times New Roman" w:hAnsi="Times New Roman" w:cs="Times New Roman"/>
        </w:rPr>
        <w:t xml:space="preserve">2011-2012. </w:t>
      </w:r>
      <w:hyperlink r:id="rId33" w:history="1">
        <w:r w:rsidRPr="00A17E14">
          <w:rPr>
            <w:rStyle w:val="Hyperlink"/>
            <w:rFonts w:ascii="Times New Roman" w:hAnsi="Times New Roman" w:cs="Times New Roman"/>
          </w:rPr>
          <w:t>https://www.nps.gov/grca/learn/education/upload/EcoArticle-Dec2011-12.pdf</w:t>
        </w:r>
      </w:hyperlink>
    </w:p>
    <w:p w14:paraId="75718EA7" w14:textId="77777777" w:rsidR="00664DD3" w:rsidRPr="00A17E14" w:rsidRDefault="00664DD3"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Nilsson C, Reidy CA, Dynesius M, Revenga C. 2005. Fragmentation and flow regulation of the world’s large river systems. Science 308: 405–408.</w:t>
      </w:r>
    </w:p>
    <w:p w14:paraId="5876E0E4" w14:textId="639E6809" w:rsidR="00465810" w:rsidRPr="00A17E14" w:rsidRDefault="00465810" w:rsidP="006215DB">
      <w:pPr>
        <w:autoSpaceDE w:val="0"/>
        <w:autoSpaceDN w:val="0"/>
        <w:adjustRightInd w:val="0"/>
        <w:spacing w:after="0" w:line="240" w:lineRule="auto"/>
        <w:jc w:val="both"/>
        <w:rPr>
          <w:rFonts w:ascii="Times New Roman" w:hAnsi="Times New Roman" w:cs="Times New Roman"/>
        </w:rPr>
      </w:pPr>
    </w:p>
    <w:p w14:paraId="4F0A1FF9" w14:textId="4D0C402D" w:rsidR="00465810" w:rsidRPr="00A17E14" w:rsidRDefault="00465810"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lastRenderedPageBreak/>
        <w:t>Null, S. E., &amp; Lund, J. R.</w:t>
      </w:r>
      <w:r w:rsidR="00664DD3" w:rsidRPr="00A17E14">
        <w:rPr>
          <w:rFonts w:ascii="Times New Roman" w:hAnsi="Times New Roman" w:cs="Times New Roman"/>
        </w:rPr>
        <w:t>,</w:t>
      </w:r>
      <w:r w:rsidRPr="00A17E14">
        <w:rPr>
          <w:rFonts w:ascii="Times New Roman" w:hAnsi="Times New Roman" w:cs="Times New Roman"/>
        </w:rPr>
        <w:t xml:space="preserve"> 2012. Fish habitat optimization to prioritize river restoration decisions. River research and applications, 28(9), 1378-1393.</w:t>
      </w:r>
    </w:p>
    <w:p w14:paraId="6A06E825" w14:textId="2604BF91" w:rsidR="008B631B" w:rsidRPr="00A17E14" w:rsidRDefault="008B631B" w:rsidP="006215DB">
      <w:pPr>
        <w:autoSpaceDE w:val="0"/>
        <w:autoSpaceDN w:val="0"/>
        <w:adjustRightInd w:val="0"/>
        <w:spacing w:after="0" w:line="240" w:lineRule="auto"/>
        <w:jc w:val="both"/>
        <w:rPr>
          <w:rFonts w:ascii="Times New Roman" w:hAnsi="Times New Roman" w:cs="Times New Roman"/>
        </w:rPr>
      </w:pPr>
    </w:p>
    <w:p w14:paraId="1F35D546" w14:textId="3878639B" w:rsidR="008B631B" w:rsidRPr="00A17E14" w:rsidRDefault="008B631B"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Olden JD, Naiman RJ. 2010. Incorporating thermal regimes into environmental flows assessments: Modifying dam operations to restore freshwater ecosystem integrity. Freshwater Biology 55: 86–107.</w:t>
      </w:r>
    </w:p>
    <w:p w14:paraId="2A985045" w14:textId="77777777" w:rsidR="00D75940" w:rsidRPr="00A17E14" w:rsidRDefault="00D75940" w:rsidP="006215DB">
      <w:pPr>
        <w:autoSpaceDE w:val="0"/>
        <w:autoSpaceDN w:val="0"/>
        <w:adjustRightInd w:val="0"/>
        <w:spacing w:after="0" w:line="240" w:lineRule="auto"/>
        <w:jc w:val="both"/>
        <w:rPr>
          <w:rFonts w:ascii="Times New Roman" w:hAnsi="Times New Roman" w:cs="Times New Roman"/>
        </w:rPr>
      </w:pPr>
    </w:p>
    <w:p w14:paraId="49C6F5FD" w14:textId="3AFA3141" w:rsidR="00B74FCE" w:rsidRPr="00A17E14" w:rsidRDefault="00B74FCE"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Pegram, G., Li, Y., Le Quesne, T., Speed, J., Li, J., Shen, F., 2013. River Basin Planning: Principles. Procedures and Approaches for Strategic Planning. UNESCO, Paris.</w:t>
      </w:r>
    </w:p>
    <w:p w14:paraId="2B405A90" w14:textId="7DE4825D" w:rsidR="001F7BFF" w:rsidRPr="00A17E14" w:rsidRDefault="001F7BFF" w:rsidP="006215DB">
      <w:pPr>
        <w:autoSpaceDE w:val="0"/>
        <w:autoSpaceDN w:val="0"/>
        <w:adjustRightInd w:val="0"/>
        <w:spacing w:after="0" w:line="240" w:lineRule="auto"/>
        <w:jc w:val="both"/>
        <w:rPr>
          <w:rFonts w:ascii="Times New Roman" w:hAnsi="Times New Roman" w:cs="Times New Roman"/>
        </w:rPr>
      </w:pPr>
    </w:p>
    <w:p w14:paraId="426A1EAC" w14:textId="64CA76E9" w:rsidR="00AF7DB8" w:rsidRPr="00A17E14" w:rsidRDefault="00AF7DB8"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 xml:space="preserve">Ploussard, Q., &amp; Veselka, T. D. (2019). Financial Analysis of the 2018 Glen Canyon Dam Bug Flow Experiment (No. ANL-19/19). Argonne National </w:t>
      </w:r>
      <w:r w:rsidR="00427993" w:rsidRPr="00A17E14">
        <w:rPr>
          <w:rFonts w:ascii="Times New Roman" w:hAnsi="Times New Roman" w:cs="Times New Roman"/>
        </w:rPr>
        <w:t>Lab. (</w:t>
      </w:r>
      <w:r w:rsidRPr="00A17E14">
        <w:rPr>
          <w:rFonts w:ascii="Times New Roman" w:hAnsi="Times New Roman" w:cs="Times New Roman"/>
        </w:rPr>
        <w:t>ANL), Argonne, IL (United States).</w:t>
      </w:r>
    </w:p>
    <w:p w14:paraId="4143F09B" w14:textId="77777777" w:rsidR="00AF7DB8" w:rsidRPr="00A17E14" w:rsidRDefault="00AF7DB8" w:rsidP="006215DB">
      <w:pPr>
        <w:autoSpaceDE w:val="0"/>
        <w:autoSpaceDN w:val="0"/>
        <w:adjustRightInd w:val="0"/>
        <w:spacing w:after="0" w:line="240" w:lineRule="auto"/>
        <w:jc w:val="both"/>
        <w:rPr>
          <w:rFonts w:ascii="Times New Roman" w:hAnsi="Times New Roman" w:cs="Times New Roman"/>
        </w:rPr>
      </w:pPr>
    </w:p>
    <w:p w14:paraId="0D2D509D" w14:textId="77777777" w:rsidR="00664DD3" w:rsidRPr="00A17E14" w:rsidRDefault="00664DD3"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Poff NL, Olden JD, Merritt DM, Pepin DM. 2007. Homogenization of regional river dynamics by dams and global biodiversity implications. Proceedings of the National Academy of Sciences 104: 5732–5737.</w:t>
      </w:r>
    </w:p>
    <w:p w14:paraId="6A8A0FFA" w14:textId="5A0B670C" w:rsidR="00B74FCE" w:rsidRPr="00A17E14" w:rsidRDefault="00B74FCE" w:rsidP="006215DB">
      <w:pPr>
        <w:autoSpaceDE w:val="0"/>
        <w:autoSpaceDN w:val="0"/>
        <w:adjustRightInd w:val="0"/>
        <w:spacing w:after="0" w:line="240" w:lineRule="auto"/>
        <w:jc w:val="both"/>
        <w:rPr>
          <w:rFonts w:ascii="Times New Roman" w:hAnsi="Times New Roman" w:cs="Times New Roman"/>
        </w:rPr>
      </w:pPr>
    </w:p>
    <w:p w14:paraId="69EC64FF" w14:textId="63A64CFD" w:rsidR="00AF7DB8" w:rsidRPr="00A17E14" w:rsidRDefault="00D75940" w:rsidP="006215DB">
      <w:pPr>
        <w:jc w:val="both"/>
        <w:rPr>
          <w:rFonts w:ascii="Times New Roman" w:hAnsi="Times New Roman" w:cs="Times New Roman"/>
        </w:rPr>
      </w:pPr>
      <w:r w:rsidRPr="00A17E14">
        <w:rPr>
          <w:rFonts w:ascii="Times New Roman" w:hAnsi="Times New Roman" w:cs="Times New Roman"/>
        </w:rPr>
        <w:t>Poff, N. L., Brown, C. M., Grantham, T. E., Matthews, J. H., Palmer, M. A., Spence, C. M., ... &amp; Baeza, A.</w:t>
      </w:r>
      <w:r w:rsidR="00664DD3" w:rsidRPr="00A17E14">
        <w:rPr>
          <w:rFonts w:ascii="Times New Roman" w:hAnsi="Times New Roman" w:cs="Times New Roman"/>
        </w:rPr>
        <w:t xml:space="preserve"> </w:t>
      </w:r>
      <w:r w:rsidRPr="00A17E14">
        <w:rPr>
          <w:rFonts w:ascii="Times New Roman" w:hAnsi="Times New Roman" w:cs="Times New Roman"/>
        </w:rPr>
        <w:t>2016. Sustainable water management under future uncertainty with eco-engineering decision scaling. Nature Climate Change, 6(1), 25-34.</w:t>
      </w:r>
    </w:p>
    <w:p w14:paraId="54D6B230" w14:textId="35824C56" w:rsidR="00587637" w:rsidRPr="00A17E14" w:rsidRDefault="00587637"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Richter, B.D., 2014. Chasing Water: a Guide for Moving from Scarcity to Sustainability. Island press, Washington.</w:t>
      </w:r>
    </w:p>
    <w:p w14:paraId="52BB7519" w14:textId="7C8815A6" w:rsidR="002173B1" w:rsidRPr="00A17E14" w:rsidRDefault="002173B1" w:rsidP="006215DB">
      <w:pPr>
        <w:autoSpaceDE w:val="0"/>
        <w:autoSpaceDN w:val="0"/>
        <w:adjustRightInd w:val="0"/>
        <w:spacing w:after="0" w:line="240" w:lineRule="auto"/>
        <w:jc w:val="both"/>
        <w:rPr>
          <w:rFonts w:ascii="Times New Roman" w:hAnsi="Times New Roman" w:cs="Times New Roman"/>
        </w:rPr>
      </w:pPr>
    </w:p>
    <w:p w14:paraId="0BB36BC8" w14:textId="0DE2D0BA" w:rsidR="002173B1" w:rsidRPr="00A17E14" w:rsidRDefault="002173B1"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Schmidt JC, Wilcock PR. 2008. Metrics for assessing the downstream effects of dams. Water Resources Research 44: 1–19.</w:t>
      </w:r>
    </w:p>
    <w:p w14:paraId="516E24B2" w14:textId="09829231" w:rsidR="00A01DE4" w:rsidRPr="00A17E14" w:rsidRDefault="00A01DE4" w:rsidP="006215DB">
      <w:pPr>
        <w:autoSpaceDE w:val="0"/>
        <w:autoSpaceDN w:val="0"/>
        <w:adjustRightInd w:val="0"/>
        <w:spacing w:after="0" w:line="240" w:lineRule="auto"/>
        <w:jc w:val="both"/>
        <w:rPr>
          <w:rFonts w:ascii="Times New Roman" w:hAnsi="Times New Roman" w:cs="Times New Roman"/>
        </w:rPr>
      </w:pPr>
    </w:p>
    <w:p w14:paraId="5208930D" w14:textId="2DFE29BF" w:rsidR="00A01DE4" w:rsidRPr="00A17E14" w:rsidRDefault="00A01DE4"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Statzner B, Beche LA. 2010. Can biological invertebrate traits resolve effects of multiple stressors on running water ecosystems? Freshwater Biology 55: 80–119.</w:t>
      </w:r>
    </w:p>
    <w:p w14:paraId="02752B72" w14:textId="6410717B" w:rsidR="00277CDA" w:rsidRPr="00A17E14" w:rsidRDefault="00277CDA" w:rsidP="006215DB">
      <w:pPr>
        <w:autoSpaceDE w:val="0"/>
        <w:autoSpaceDN w:val="0"/>
        <w:adjustRightInd w:val="0"/>
        <w:spacing w:after="0" w:line="240" w:lineRule="auto"/>
        <w:jc w:val="both"/>
        <w:rPr>
          <w:rFonts w:ascii="Times New Roman" w:hAnsi="Times New Roman" w:cs="Times New Roman"/>
        </w:rPr>
      </w:pPr>
    </w:p>
    <w:p w14:paraId="65DE56F2" w14:textId="2EAEC7DA" w:rsidR="00277CDA" w:rsidRPr="00A17E14" w:rsidRDefault="00277CDA"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Stevens LE, Shannon JP, Blinn DW. 1997. Colorado River benthic ecology in Grand Canyon, Arizona, USA: Dam, tributary, and geomorphological</w:t>
      </w:r>
      <w:r w:rsidR="00B329CC">
        <w:rPr>
          <w:rFonts w:ascii="Times New Roman" w:hAnsi="Times New Roman" w:cs="Times New Roman"/>
        </w:rPr>
        <w:t xml:space="preserve"> </w:t>
      </w:r>
      <w:r w:rsidRPr="00A17E14">
        <w:rPr>
          <w:rFonts w:ascii="Times New Roman" w:hAnsi="Times New Roman" w:cs="Times New Roman"/>
        </w:rPr>
        <w:t>influences. Regulated Rivers: Research and Management 13: 129–149.</w:t>
      </w:r>
    </w:p>
    <w:p w14:paraId="22D976F0" w14:textId="0BB49CBF" w:rsidR="00172A1C" w:rsidRPr="00A17E14" w:rsidRDefault="00172A1C" w:rsidP="006215DB">
      <w:pPr>
        <w:autoSpaceDE w:val="0"/>
        <w:autoSpaceDN w:val="0"/>
        <w:adjustRightInd w:val="0"/>
        <w:spacing w:after="0" w:line="240" w:lineRule="auto"/>
        <w:jc w:val="both"/>
        <w:rPr>
          <w:rFonts w:ascii="Times New Roman" w:hAnsi="Times New Roman" w:cs="Times New Roman"/>
        </w:rPr>
      </w:pPr>
    </w:p>
    <w:p w14:paraId="2AEE10C6" w14:textId="079321ED" w:rsidR="00172A1C" w:rsidRPr="00A17E14" w:rsidRDefault="00172A1C"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Tharme, R.E., 2003. A global perspective on environmental flow assessment: emerging trends in the development and application of environmental flow methodologies for rivers. River Res. Appl. 19, 397-441.</w:t>
      </w:r>
    </w:p>
    <w:p w14:paraId="328933FA" w14:textId="77777777" w:rsidR="00A059FF" w:rsidRPr="00A17E14" w:rsidRDefault="00A059FF" w:rsidP="006215DB">
      <w:pPr>
        <w:autoSpaceDE w:val="0"/>
        <w:autoSpaceDN w:val="0"/>
        <w:adjustRightInd w:val="0"/>
        <w:spacing w:after="0" w:line="240" w:lineRule="auto"/>
        <w:jc w:val="both"/>
        <w:rPr>
          <w:rFonts w:ascii="Times New Roman" w:hAnsi="Times New Roman" w:cs="Times New Roman"/>
        </w:rPr>
      </w:pPr>
    </w:p>
    <w:p w14:paraId="237142BE" w14:textId="61394BF4" w:rsidR="00A059FF" w:rsidRPr="00A17E14" w:rsidRDefault="00A059FF"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Topping DJ, Schmidt JC, Vierra LE. 2003. Computation and analysis of the instantaneous-discharge record for the Colorado River at Lees Ferry,</w:t>
      </w:r>
      <w:r w:rsidR="00B329CC">
        <w:rPr>
          <w:rFonts w:ascii="Times New Roman" w:hAnsi="Times New Roman" w:cs="Times New Roman"/>
        </w:rPr>
        <w:t xml:space="preserve"> </w:t>
      </w:r>
      <w:r w:rsidRPr="00A17E14">
        <w:rPr>
          <w:rFonts w:ascii="Times New Roman" w:hAnsi="Times New Roman" w:cs="Times New Roman"/>
        </w:rPr>
        <w:t>Arizona: May 8, 1921, through September 30, 2000. US Geological Survey (USGS). USGS Professional Paper no. 1677</w:t>
      </w:r>
    </w:p>
    <w:p w14:paraId="5D7A4F99" w14:textId="77777777" w:rsidR="00440748" w:rsidRPr="00A17E14" w:rsidRDefault="00440748" w:rsidP="006215DB">
      <w:pPr>
        <w:autoSpaceDE w:val="0"/>
        <w:autoSpaceDN w:val="0"/>
        <w:adjustRightInd w:val="0"/>
        <w:spacing w:after="0" w:line="240" w:lineRule="auto"/>
        <w:jc w:val="both"/>
        <w:rPr>
          <w:rFonts w:ascii="Times New Roman" w:hAnsi="Times New Roman" w:cs="Times New Roman"/>
        </w:rPr>
      </w:pPr>
    </w:p>
    <w:p w14:paraId="0853C9FC" w14:textId="0B805C09" w:rsidR="00440748" w:rsidRPr="00A17E14" w:rsidRDefault="00440748"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 xml:space="preserve">[USBR] US Department of the Interior Bureau of Reclamation. 2016. Glen Canyon Dam Long-Term Experimental and Management Plan Environmental Impact Statement. USBR. (11 April 2016; </w:t>
      </w:r>
      <w:r w:rsidRPr="00A17E14">
        <w:rPr>
          <w:rStyle w:val="Hyperlink"/>
          <w:rFonts w:ascii="Times New Roman" w:hAnsi="Times New Roman" w:cs="Times New Roman"/>
        </w:rPr>
        <w:t>http://ltempeis.anl.gov/documents/draft-eis</w:t>
      </w:r>
      <w:r w:rsidRPr="00A17E14">
        <w:rPr>
          <w:rFonts w:ascii="Times New Roman" w:hAnsi="Times New Roman" w:cs="Times New Roman"/>
        </w:rPr>
        <w:t>)</w:t>
      </w:r>
    </w:p>
    <w:p w14:paraId="1778DDC9" w14:textId="12E12B75" w:rsidR="00300340" w:rsidRPr="00A17E14" w:rsidRDefault="00300340" w:rsidP="006215DB">
      <w:pPr>
        <w:autoSpaceDE w:val="0"/>
        <w:autoSpaceDN w:val="0"/>
        <w:adjustRightInd w:val="0"/>
        <w:spacing w:after="0" w:line="240" w:lineRule="auto"/>
        <w:jc w:val="both"/>
        <w:rPr>
          <w:rFonts w:ascii="Times New Roman" w:hAnsi="Times New Roman" w:cs="Times New Roman"/>
        </w:rPr>
      </w:pPr>
    </w:p>
    <w:p w14:paraId="274CE2C8" w14:textId="378FBACF" w:rsidR="00587637" w:rsidRPr="00A17E14" w:rsidRDefault="009364E2" w:rsidP="006215DB">
      <w:pPr>
        <w:jc w:val="both"/>
        <w:rPr>
          <w:rFonts w:ascii="Times New Roman" w:hAnsi="Times New Roman" w:cs="Times New Roman"/>
        </w:rPr>
      </w:pPr>
      <w:r w:rsidRPr="00A17E14">
        <w:rPr>
          <w:rFonts w:ascii="Times New Roman" w:hAnsi="Times New Roman" w:cs="Times New Roman"/>
        </w:rPr>
        <w:t xml:space="preserve">[USBR] US Department of the Interior Bureau of Reclamation. 2019. Glen Canyon Unit. USBR. (21 December 2019; </w:t>
      </w:r>
      <w:hyperlink r:id="rId34" w:history="1">
        <w:r w:rsidRPr="00A17E14">
          <w:rPr>
            <w:rStyle w:val="Hyperlink"/>
            <w:rFonts w:ascii="Times New Roman" w:hAnsi="Times New Roman" w:cs="Times New Roman"/>
          </w:rPr>
          <w:t>https://www.usbr.gov/uc/rm/crsp/gc/</w:t>
        </w:r>
      </w:hyperlink>
      <w:r w:rsidRPr="00A17E14">
        <w:rPr>
          <w:rStyle w:val="Hyperlink"/>
          <w:rFonts w:ascii="Times New Roman" w:hAnsi="Times New Roman" w:cs="Times New Roman"/>
          <w:color w:val="auto"/>
          <w:u w:val="none"/>
        </w:rPr>
        <w:t>)</w:t>
      </w:r>
    </w:p>
    <w:p w14:paraId="69CD1CBE" w14:textId="04C4799A" w:rsidR="007D60C0" w:rsidRPr="00A17E14" w:rsidRDefault="004706CE" w:rsidP="006215DB">
      <w:pPr>
        <w:autoSpaceDE w:val="0"/>
        <w:autoSpaceDN w:val="0"/>
        <w:adjustRightInd w:val="0"/>
        <w:spacing w:after="0" w:line="240" w:lineRule="auto"/>
        <w:jc w:val="both"/>
        <w:rPr>
          <w:rFonts w:ascii="Times New Roman" w:hAnsi="Times New Roman" w:cs="Times New Roman"/>
        </w:rPr>
      </w:pPr>
      <w:r w:rsidRPr="00A17E14">
        <w:rPr>
          <w:rFonts w:ascii="Times New Roman" w:hAnsi="Times New Roman" w:cs="Times New Roman"/>
        </w:rPr>
        <w:t xml:space="preserve">World Commission on Dams. 2000. Dams </w:t>
      </w:r>
      <w:r w:rsidR="00172A1C" w:rsidRPr="00A17E14">
        <w:rPr>
          <w:rFonts w:ascii="Times New Roman" w:hAnsi="Times New Roman" w:cs="Times New Roman"/>
        </w:rPr>
        <w:t>a</w:t>
      </w:r>
      <w:r w:rsidRPr="00A17E14">
        <w:rPr>
          <w:rFonts w:ascii="Times New Roman" w:hAnsi="Times New Roman" w:cs="Times New Roman"/>
        </w:rPr>
        <w:t xml:space="preserve">nd Development: A New Framework </w:t>
      </w:r>
      <w:r w:rsidR="001537C0" w:rsidRPr="00A17E14">
        <w:rPr>
          <w:rFonts w:ascii="Times New Roman" w:hAnsi="Times New Roman" w:cs="Times New Roman"/>
        </w:rPr>
        <w:t>for</w:t>
      </w:r>
      <w:r w:rsidRPr="00A17E14">
        <w:rPr>
          <w:rFonts w:ascii="Times New Roman" w:hAnsi="Times New Roman" w:cs="Times New Roman"/>
        </w:rPr>
        <w:t xml:space="preserve"> Decision-Making. Earthscan.</w:t>
      </w:r>
    </w:p>
    <w:p w14:paraId="7401FCAD" w14:textId="0B476546" w:rsidR="0010244C" w:rsidRDefault="0010244C" w:rsidP="00172A1C">
      <w:pPr>
        <w:autoSpaceDE w:val="0"/>
        <w:autoSpaceDN w:val="0"/>
        <w:adjustRightInd w:val="0"/>
        <w:spacing w:after="0" w:line="240" w:lineRule="auto"/>
        <w:jc w:val="both"/>
        <w:rPr>
          <w:rFonts w:ascii="MinionPro-Regular" w:hAnsi="MinionPro-Regular" w:cs="MinionPro-Regular"/>
          <w:sz w:val="16"/>
          <w:szCs w:val="16"/>
        </w:rPr>
      </w:pPr>
    </w:p>
    <w:sectPr w:rsidR="0010244C">
      <w:foot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avid Rosenberg" w:date="2020-01-05T20:05:00Z" w:initials="DR">
    <w:p w14:paraId="45099E9F" w14:textId="67B8580C" w:rsidR="00B33A26" w:rsidRDefault="00B33A26">
      <w:pPr>
        <w:pStyle w:val="CommentText"/>
      </w:pPr>
      <w:r>
        <w:rPr>
          <w:rStyle w:val="CommentReference"/>
        </w:rPr>
        <w:annotationRef/>
      </w:r>
      <w:r>
        <w:t>Rate of change of release?</w:t>
      </w:r>
    </w:p>
  </w:comment>
  <w:comment w:id="2" w:author="David Rosenberg" w:date="2020-01-05T20:07:00Z" w:initials="DR">
    <w:p w14:paraId="2616B50E" w14:textId="74908AE9" w:rsidR="00B33A26" w:rsidRDefault="00B33A26">
      <w:pPr>
        <w:pStyle w:val="CommentText"/>
      </w:pPr>
      <w:r>
        <w:rPr>
          <w:rStyle w:val="CommentReference"/>
        </w:rPr>
        <w:annotationRef/>
      </w:r>
      <w:r>
        <w:t>Colorado River.</w:t>
      </w:r>
    </w:p>
  </w:comment>
  <w:comment w:id="3" w:author="David Rosenberg" w:date="2020-01-05T20:07:00Z" w:initials="DR">
    <w:p w14:paraId="682E04AD" w14:textId="40123BD9" w:rsidR="00B33A26" w:rsidRDefault="00B33A26">
      <w:pPr>
        <w:pStyle w:val="CommentText"/>
      </w:pPr>
      <w:r>
        <w:rPr>
          <w:rStyle w:val="CommentReference"/>
        </w:rPr>
        <w:annotationRef/>
      </w:r>
      <w:r>
        <w:t>Worded incorrectly. A river can’t provide pleasure to related systems. Humans derive pleasure from these systems.</w:t>
      </w:r>
    </w:p>
  </w:comment>
  <w:comment w:id="5" w:author="David Rosenberg" w:date="2020-01-05T20:09:00Z" w:initials="DR">
    <w:p w14:paraId="7EC2D92C" w14:textId="70E28D99" w:rsidR="00B33A26" w:rsidRDefault="00B33A26">
      <w:pPr>
        <w:pStyle w:val="CommentText"/>
      </w:pPr>
      <w:r>
        <w:rPr>
          <w:rStyle w:val="CommentReference"/>
        </w:rPr>
        <w:annotationRef/>
      </w:r>
      <w:r>
        <w:t>Too general. Talk about modifications on the Colorado River system and their impacts (draw on all your River Basins course work).</w:t>
      </w:r>
    </w:p>
  </w:comment>
  <w:comment w:id="10" w:author="David Rosenberg" w:date="2020-01-05T20:12:00Z" w:initials="DR">
    <w:p w14:paraId="467752CE" w14:textId="1F6BE991" w:rsidR="00B33A26" w:rsidRDefault="00B33A26">
      <w:pPr>
        <w:pStyle w:val="CommentText"/>
      </w:pPr>
      <w:r>
        <w:rPr>
          <w:rStyle w:val="CommentReference"/>
        </w:rPr>
        <w:annotationRef/>
      </w:r>
      <w:r>
        <w:t>What are the five? List them.</w:t>
      </w:r>
    </w:p>
  </w:comment>
  <w:comment w:id="11" w:author="David Rosenberg" w:date="2020-01-05T20:12:00Z" w:initials="DR">
    <w:p w14:paraId="44A402EE" w14:textId="631138AE" w:rsidR="00B33A26" w:rsidRDefault="00B33A26">
      <w:pPr>
        <w:pStyle w:val="CommentText"/>
      </w:pPr>
      <w:r>
        <w:rPr>
          <w:rStyle w:val="CommentReference"/>
        </w:rPr>
        <w:annotationRef/>
      </w:r>
    </w:p>
  </w:comment>
  <w:comment w:id="12" w:author="David Rosenberg" w:date="2020-01-05T20:13:00Z" w:initials="DR">
    <w:p w14:paraId="26B84B59" w14:textId="367AFE2B" w:rsidR="00B33A26" w:rsidRDefault="00B33A26">
      <w:pPr>
        <w:pStyle w:val="CommentText"/>
      </w:pPr>
      <w:r>
        <w:rPr>
          <w:rStyle w:val="CommentReference"/>
        </w:rPr>
        <w:annotationRef/>
      </w:r>
      <w:r>
        <w:t>Provide more context. Introduce the Colorado River Storage Project and list the fraction of project energy that Glen Canyon Dam presents.</w:t>
      </w:r>
    </w:p>
  </w:comment>
  <w:comment w:id="16" w:author="David Rosenberg" w:date="2020-01-05T20:15:00Z" w:initials="DR">
    <w:p w14:paraId="25E2B5FF" w14:textId="30DC5230" w:rsidR="00B33A26" w:rsidRDefault="00B33A26">
      <w:pPr>
        <w:pStyle w:val="CommentText"/>
      </w:pPr>
      <w:r>
        <w:rPr>
          <w:rStyle w:val="CommentReference"/>
        </w:rPr>
        <w:annotationRef/>
      </w:r>
      <w:r>
        <w:t>How does this factor work? Explain.</w:t>
      </w:r>
    </w:p>
  </w:comment>
  <w:comment w:id="41" w:author="David Rosenberg" w:date="2020-01-05T20:20:00Z" w:initials="DR">
    <w:p w14:paraId="369B39A1" w14:textId="30F876FA" w:rsidR="00B33A26" w:rsidRDefault="00B33A26">
      <w:pPr>
        <w:pStyle w:val="CommentText"/>
      </w:pPr>
      <w:r>
        <w:rPr>
          <w:rStyle w:val="CommentReference"/>
        </w:rPr>
        <w:annotationRef/>
      </w:r>
      <w:r>
        <w:t>Define this acronym earlier.</w:t>
      </w:r>
    </w:p>
  </w:comment>
  <w:comment w:id="53" w:author="David Rosenberg" w:date="2020-01-05T20:22:00Z" w:initials="DR">
    <w:p w14:paraId="07FE7761" w14:textId="4C1CA0EC" w:rsidR="00B33A26" w:rsidRDefault="00B33A26">
      <w:pPr>
        <w:pStyle w:val="CommentText"/>
      </w:pPr>
      <w:r>
        <w:rPr>
          <w:rStyle w:val="CommentReference"/>
        </w:rPr>
        <w:annotationRef/>
      </w:r>
      <w:r>
        <w:t>Unclear. How do Ted Kennedy refute the cold water release hypothesis? Explain.</w:t>
      </w:r>
    </w:p>
  </w:comment>
  <w:comment w:id="71" w:author="David Rosenberg" w:date="2020-01-05T20:25:00Z" w:initials="DR">
    <w:p w14:paraId="678C5540" w14:textId="57774AE6" w:rsidR="00B33A26" w:rsidRDefault="00B33A26">
      <w:pPr>
        <w:pStyle w:val="CommentText"/>
      </w:pPr>
      <w:r>
        <w:rPr>
          <w:rStyle w:val="CommentReference"/>
        </w:rPr>
        <w:annotationRef/>
      </w:r>
      <w:r>
        <w:t>These sentences are out of place. Delete or move earlier.</w:t>
      </w:r>
    </w:p>
  </w:comment>
  <w:comment w:id="83" w:author="David Rosenberg" w:date="2020-01-05T20:27:00Z" w:initials="DR">
    <w:p w14:paraId="50979801" w14:textId="3D991804" w:rsidR="00B33A26" w:rsidRDefault="00B33A26">
      <w:pPr>
        <w:pStyle w:val="CommentText"/>
      </w:pPr>
      <w:r>
        <w:rPr>
          <w:rStyle w:val="CommentReference"/>
        </w:rPr>
        <w:annotationRef/>
      </w:r>
      <w:r>
        <w:t>Unclear. What is the intended message here?</w:t>
      </w:r>
    </w:p>
  </w:comment>
  <w:comment w:id="87" w:author="David Rosenberg" w:date="2020-01-05T20:28:00Z" w:initials="DR">
    <w:p w14:paraId="5108673A" w14:textId="032F7F2C" w:rsidR="00B33A26" w:rsidRDefault="00B33A26">
      <w:pPr>
        <w:pStyle w:val="CommentText"/>
      </w:pPr>
      <w:r>
        <w:rPr>
          <w:rStyle w:val="CommentReference"/>
        </w:rPr>
        <w:annotationRef/>
      </w:r>
      <w:r>
        <w:t>This term has not been introduced yet. Define…</w:t>
      </w:r>
    </w:p>
  </w:comment>
  <w:comment w:id="90" w:author="David Rosenberg" w:date="2020-01-05T20:28:00Z" w:initials="DR">
    <w:p w14:paraId="09A9998B" w14:textId="1AF74DE1" w:rsidR="00B33A26" w:rsidRDefault="00B33A26">
      <w:pPr>
        <w:pStyle w:val="CommentText"/>
      </w:pPr>
      <w:r>
        <w:rPr>
          <w:rStyle w:val="CommentReference"/>
        </w:rPr>
        <w:annotationRef/>
      </w:r>
      <w:r>
        <w:t>Beef up. Describe the objectives and method used to show the tradeoff (GAMS is software not a method).</w:t>
      </w:r>
    </w:p>
  </w:comment>
  <w:comment w:id="92" w:author="David Rosenberg" w:date="2020-01-05T20:29:00Z" w:initials="DR">
    <w:p w14:paraId="1C737407" w14:textId="4C9BCA85" w:rsidR="00B33A26" w:rsidRDefault="00B33A26" w:rsidP="00B5224D">
      <w:pPr>
        <w:pStyle w:val="CommentText"/>
      </w:pPr>
      <w:r>
        <w:rPr>
          <w:rStyle w:val="CommentReference"/>
        </w:rPr>
        <w:annotationRef/>
      </w:r>
      <w:r>
        <w:t>I’m lost here. Max what? Min what? Delete.</w:t>
      </w:r>
    </w:p>
  </w:comment>
  <w:comment w:id="93" w:author="David Rosenberg" w:date="2020-01-05T20:31:00Z" w:initials="DR">
    <w:p w14:paraId="3A75C1CC" w14:textId="426B7132" w:rsidR="00B33A26" w:rsidRDefault="00B33A26">
      <w:pPr>
        <w:pStyle w:val="CommentText"/>
      </w:pPr>
      <w:r>
        <w:rPr>
          <w:rStyle w:val="CommentReference"/>
        </w:rPr>
        <w:annotationRef/>
      </w:r>
      <w:r>
        <w:t>There are more constraints. Mass balance. Ramp rates, etc… Describe all the constraints.</w:t>
      </w:r>
    </w:p>
    <w:p w14:paraId="2EE274D0" w14:textId="40A82DBF" w:rsidR="00B33A26" w:rsidRDefault="00B33A26">
      <w:pPr>
        <w:pStyle w:val="CommentText"/>
      </w:pPr>
    </w:p>
    <w:p w14:paraId="0EEFDE98" w14:textId="6320A9A0" w:rsidR="00B33A26" w:rsidRDefault="00B33A26">
      <w:pPr>
        <w:pStyle w:val="CommentText"/>
      </w:pPr>
      <w:r>
        <w:t>Objectives:</w:t>
      </w:r>
    </w:p>
    <w:p w14:paraId="771848EC" w14:textId="6B4DAD9B" w:rsidR="00B33A26" w:rsidRDefault="00B33A26">
      <w:pPr>
        <w:pStyle w:val="CommentText"/>
      </w:pPr>
      <w:r>
        <w:t>Hydropower revenues</w:t>
      </w:r>
    </w:p>
    <w:p w14:paraId="1E0A1610" w14:textId="5420146F" w:rsidR="00B33A26" w:rsidRDefault="00B33A26">
      <w:pPr>
        <w:pStyle w:val="CommentText"/>
      </w:pPr>
      <w:r>
        <w:t>Bug population immediately downstream of the dam.</w:t>
      </w:r>
    </w:p>
    <w:p w14:paraId="075BBA21" w14:textId="50968B95" w:rsidR="00B33A26" w:rsidRDefault="00B33A26">
      <w:pPr>
        <w:pStyle w:val="CommentText"/>
      </w:pPr>
    </w:p>
  </w:comment>
  <w:comment w:id="91" w:author="David Rosenberg" w:date="2020-01-05T20:32:00Z" w:initials="DR">
    <w:p w14:paraId="46FE08A4" w14:textId="1B372037" w:rsidR="00B33A26" w:rsidRDefault="00B33A26">
      <w:pPr>
        <w:pStyle w:val="CommentText"/>
      </w:pPr>
      <w:r>
        <w:rPr>
          <w:rStyle w:val="CommentReference"/>
        </w:rPr>
        <w:annotationRef/>
      </w:r>
      <w:r>
        <w:t>Rephrase: describe the objective functions, decision variables, and constraints.</w:t>
      </w:r>
    </w:p>
  </w:comment>
  <w:comment w:id="107" w:author="David Rosenberg" w:date="2020-01-05T20:38:00Z" w:initials="DR">
    <w:p w14:paraId="09BF9B4B" w14:textId="77777777" w:rsidR="00B33A26" w:rsidRDefault="00B33A26">
      <w:pPr>
        <w:pStyle w:val="CommentText"/>
      </w:pPr>
      <w:r>
        <w:rPr>
          <w:rStyle w:val="CommentReference"/>
        </w:rPr>
        <w:annotationRef/>
      </w:r>
      <w:r>
        <w:t>Too much detail too soon.</w:t>
      </w:r>
    </w:p>
    <w:p w14:paraId="6DBCBE4A" w14:textId="2FEE9068" w:rsidR="00B33A26" w:rsidRDefault="00B33A26">
      <w:pPr>
        <w:pStyle w:val="CommentText"/>
      </w:pPr>
      <w:r>
        <w:t>First introduce the model objectives, decision variables, and constraints. Then explain the data used, validation, etc.</w:t>
      </w:r>
    </w:p>
  </w:comment>
  <w:comment w:id="112" w:author="David Rosenberg" w:date="2020-01-05T20:40:00Z" w:initials="DR">
    <w:p w14:paraId="356A73F2" w14:textId="77777777" w:rsidR="00B33A26" w:rsidRDefault="00B33A26">
      <w:pPr>
        <w:pStyle w:val="CommentText"/>
      </w:pPr>
      <w:r>
        <w:rPr>
          <w:rStyle w:val="CommentReference"/>
        </w:rPr>
        <w:annotationRef/>
      </w:r>
      <w:r>
        <w:t>The text needs to first describe each variable/parameter/index in the equations and their units of measurement. Label the equations: Eq. 1 and Eq. 2.</w:t>
      </w:r>
    </w:p>
    <w:p w14:paraId="1B600B10" w14:textId="77777777" w:rsidR="00B33A26" w:rsidRDefault="00B33A26">
      <w:pPr>
        <w:pStyle w:val="CommentText"/>
      </w:pPr>
    </w:p>
    <w:p w14:paraId="5384C55E" w14:textId="6B0E8DDF" w:rsidR="00B33A26" w:rsidRDefault="00B33A26">
      <w:pPr>
        <w:pStyle w:val="CommentText"/>
      </w:pPr>
      <w:r>
        <w:t>Look at Ayman Alafifi’s or Omar Alminagorta’s dissertation for examples.</w:t>
      </w:r>
    </w:p>
  </w:comment>
  <w:comment w:id="113" w:author="David Rosenberg" w:date="2020-01-05T20:45:00Z" w:initials="DR">
    <w:p w14:paraId="0B2B8E65" w14:textId="3A91F6F6" w:rsidR="00B33A26" w:rsidRDefault="00B33A26">
      <w:pPr>
        <w:pStyle w:val="CommentText"/>
      </w:pPr>
      <w:r>
        <w:rPr>
          <w:rStyle w:val="CommentReference"/>
        </w:rPr>
        <w:annotationRef/>
      </w:r>
      <w:r>
        <w:t>Instead state what the decision variables are. List the variable.</w:t>
      </w:r>
    </w:p>
  </w:comment>
  <w:comment w:id="114" w:author="David Rosenberg" w:date="2020-01-05T20:45:00Z" w:initials="DR">
    <w:p w14:paraId="0CBC0999" w14:textId="590F5FF9" w:rsidR="00B33A26" w:rsidRDefault="00B33A26">
      <w:pPr>
        <w:pStyle w:val="CommentText"/>
      </w:pPr>
      <w:r>
        <w:rPr>
          <w:rStyle w:val="CommentReference"/>
        </w:rPr>
        <w:annotationRef/>
      </w:r>
      <w:r>
        <w:t>Describe the constraints. Provide an equation for each constraint. Define parameters and terms.</w:t>
      </w:r>
    </w:p>
  </w:comment>
  <w:comment w:id="115" w:author="David Rosenberg" w:date="2020-01-05T20:46:00Z" w:initials="DR">
    <w:p w14:paraId="3DE1C0C7" w14:textId="491D8596" w:rsidR="00B33A26" w:rsidRDefault="00B33A26">
      <w:pPr>
        <w:pStyle w:val="CommentText"/>
      </w:pPr>
      <w:r>
        <w:rPr>
          <w:rStyle w:val="CommentReference"/>
        </w:rPr>
        <w:annotationRef/>
      </w:r>
      <w:r>
        <w:t>The constraint method is well understood by most readers. Reduce this paragraph to two sentences. One to describe solving for the extreme points. The second for intermediary points.</w:t>
      </w:r>
    </w:p>
  </w:comment>
  <w:comment w:id="124" w:author="David Rosenberg" w:date="2020-01-05T20:49:00Z" w:initials="DR">
    <w:p w14:paraId="41AA2AE6" w14:textId="36837C83" w:rsidR="00B33A26" w:rsidRDefault="00B33A26">
      <w:pPr>
        <w:pStyle w:val="CommentText"/>
      </w:pPr>
      <w:r>
        <w:rPr>
          <w:rStyle w:val="CommentReference"/>
        </w:rPr>
        <w:annotationRef/>
      </w:r>
      <w:r>
        <w:t xml:space="preserve">Finish this sentence. Explain </w:t>
      </w:r>
      <w:r w:rsidR="00AF77DA">
        <w:t>to determine what</w:t>
      </w:r>
    </w:p>
  </w:comment>
  <w:comment w:id="142" w:author="David Rosenberg" w:date="2020-01-05T20:52:00Z" w:initials="DR">
    <w:p w14:paraId="42B3D1C9" w14:textId="791A357F" w:rsidR="00B33A26" w:rsidRDefault="00B33A26">
      <w:pPr>
        <w:pStyle w:val="CommentText"/>
      </w:pPr>
      <w:r>
        <w:rPr>
          <w:rStyle w:val="CommentReference"/>
        </w:rPr>
        <w:annotationRef/>
      </w:r>
      <w:r>
        <w:t>I do not see outcomes in Table 1.</w:t>
      </w:r>
    </w:p>
  </w:comment>
  <w:comment w:id="149" w:author="David Rosenberg" w:date="2020-01-05T20:53:00Z" w:initials="DR">
    <w:p w14:paraId="50629B78" w14:textId="77777777" w:rsidR="00B33A26" w:rsidRDefault="00B33A26">
      <w:pPr>
        <w:pStyle w:val="CommentText"/>
      </w:pPr>
      <w:r>
        <w:rPr>
          <w:rStyle w:val="CommentReference"/>
        </w:rPr>
        <w:annotationRef/>
      </w:r>
      <w:r>
        <w:t>Please justify this choice. Show the model validation results.</w:t>
      </w:r>
    </w:p>
    <w:p w14:paraId="18A3FE2C" w14:textId="77777777" w:rsidR="00B33A26" w:rsidRDefault="00B33A26">
      <w:pPr>
        <w:pStyle w:val="CommentText"/>
      </w:pPr>
    </w:p>
    <w:p w14:paraId="1D11E0C9" w14:textId="22721B04" w:rsidR="00B33A26" w:rsidRDefault="00B33A26">
      <w:pPr>
        <w:pStyle w:val="CommentText"/>
      </w:pPr>
      <w:r>
        <w:t>The validation results are shown below in the results section. Show them here.</w:t>
      </w:r>
    </w:p>
  </w:comment>
  <w:comment w:id="151" w:author="David Rosenberg" w:date="2020-01-05T20:54:00Z" w:initials="DR">
    <w:p w14:paraId="0E832752" w14:textId="232E9839" w:rsidR="00B33A26" w:rsidRDefault="00B33A26">
      <w:pPr>
        <w:pStyle w:val="CommentText"/>
      </w:pPr>
      <w:r>
        <w:rPr>
          <w:rStyle w:val="CommentReference"/>
        </w:rPr>
        <w:annotationRef/>
      </w:r>
      <w:r>
        <w:t>Delete. Repeats info represented previously.</w:t>
      </w:r>
    </w:p>
  </w:comment>
  <w:comment w:id="152" w:author="David Rosenberg" w:date="2020-01-05T20:55:00Z" w:initials="DR">
    <w:p w14:paraId="08928653" w14:textId="77777777" w:rsidR="00A630D6" w:rsidRDefault="00A630D6">
      <w:pPr>
        <w:pStyle w:val="CommentText"/>
      </w:pPr>
      <w:r>
        <w:rPr>
          <w:rStyle w:val="CommentReference"/>
        </w:rPr>
        <w:annotationRef/>
      </w:r>
      <w:r>
        <w:t>The figure itself needs a figure caption.</w:t>
      </w:r>
    </w:p>
    <w:p w14:paraId="77493C99" w14:textId="77777777" w:rsidR="00A630D6" w:rsidRDefault="00A630D6">
      <w:pPr>
        <w:pStyle w:val="CommentText"/>
      </w:pPr>
    </w:p>
    <w:p w14:paraId="41299EB4" w14:textId="061E25AF" w:rsidR="00A630D6" w:rsidRDefault="00A630D6">
      <w:pPr>
        <w:pStyle w:val="CommentText"/>
      </w:pPr>
      <w:r>
        <w:t>Delete this figure. It does not add anything new beyond the text. “Partial Optimization” is not explained in the text. What are the 5 possible release volumes?</w:t>
      </w:r>
    </w:p>
    <w:p w14:paraId="2993C2B1" w14:textId="77777777" w:rsidR="00A630D6" w:rsidRDefault="00A630D6">
      <w:pPr>
        <w:pStyle w:val="CommentText"/>
      </w:pPr>
    </w:p>
    <w:p w14:paraId="47C97BBA" w14:textId="381FB0F6" w:rsidR="00A630D6" w:rsidRDefault="00A630D6">
      <w:pPr>
        <w:pStyle w:val="CommentText"/>
      </w:pPr>
      <w:r>
        <w:t xml:space="preserve">Instead, create a figure or table that lists the scenarios tested. </w:t>
      </w:r>
    </w:p>
  </w:comment>
  <w:comment w:id="159" w:author="David Rosenberg" w:date="2020-01-05T20:59:00Z" w:initials="DR">
    <w:p w14:paraId="4D985F53" w14:textId="25EF916A" w:rsidR="00A630D6" w:rsidRDefault="00A630D6">
      <w:pPr>
        <w:pStyle w:val="CommentText"/>
      </w:pPr>
      <w:r>
        <w:rPr>
          <w:rStyle w:val="CommentReference"/>
        </w:rPr>
        <w:annotationRef/>
      </w:r>
      <w:r>
        <w:t>Move to methods. This description needs to go with the description of objective functions.</w:t>
      </w:r>
    </w:p>
  </w:comment>
  <w:comment w:id="168" w:author="David Rosenberg" w:date="2020-01-05T21:01:00Z" w:initials="DR">
    <w:p w14:paraId="72AA509E" w14:textId="3BCBB17F" w:rsidR="00A630D6" w:rsidRDefault="00A630D6">
      <w:pPr>
        <w:pStyle w:val="CommentText"/>
      </w:pPr>
      <w:r>
        <w:rPr>
          <w:rStyle w:val="CommentReference"/>
        </w:rPr>
        <w:annotationRef/>
      </w:r>
      <w:r>
        <w:t>This text does not say anything. Instead describe how the error metric is calculated and state which validation run did best according to the metric of % Error. Justify your section of the period. Move this text to the methods.</w:t>
      </w:r>
    </w:p>
  </w:comment>
  <w:comment w:id="188" w:author="David Rosenberg" w:date="2020-01-05T21:05:00Z" w:initials="DR">
    <w:p w14:paraId="4058C0E8" w14:textId="23FECC83" w:rsidR="00511E58" w:rsidRDefault="00511E58">
      <w:pPr>
        <w:pStyle w:val="CommentText"/>
      </w:pPr>
      <w:r>
        <w:rPr>
          <w:rStyle w:val="CommentReference"/>
        </w:rPr>
        <w:annotationRef/>
      </w:r>
      <w:r>
        <w:t xml:space="preserve">What is this? Define in </w:t>
      </w:r>
    </w:p>
  </w:comment>
  <w:comment w:id="191" w:author="David Rosenberg" w:date="2020-01-05T21:07:00Z" w:initials="DR">
    <w:p w14:paraId="689D21D5" w14:textId="1936BA99" w:rsidR="00511E58" w:rsidRDefault="00511E58">
      <w:pPr>
        <w:pStyle w:val="CommentText"/>
      </w:pPr>
      <w:r>
        <w:rPr>
          <w:rStyle w:val="CommentReference"/>
        </w:rPr>
        <w:annotationRef/>
      </w:r>
      <w:r>
        <w:t>Which numbers?</w:t>
      </w:r>
    </w:p>
  </w:comment>
  <w:comment w:id="184" w:author="David Rosenberg" w:date="2020-01-05T21:07:00Z" w:initials="DR">
    <w:p w14:paraId="362DBD7A" w14:textId="0FA584A2" w:rsidR="00511E58" w:rsidRDefault="00511E58">
      <w:pPr>
        <w:pStyle w:val="CommentText"/>
      </w:pPr>
      <w:r>
        <w:rPr>
          <w:rStyle w:val="CommentReference"/>
        </w:rPr>
        <w:annotationRef/>
      </w:r>
      <w:r>
        <w:t>Also move to methods</w:t>
      </w:r>
    </w:p>
  </w:comment>
  <w:comment w:id="200" w:author="David Rosenberg" w:date="2020-01-05T21:09:00Z" w:initials="DR">
    <w:p w14:paraId="2626B38F" w14:textId="77777777" w:rsidR="00511E58" w:rsidRDefault="00511E58">
      <w:pPr>
        <w:pStyle w:val="CommentText"/>
      </w:pPr>
      <w:r>
        <w:rPr>
          <w:rStyle w:val="CommentReference"/>
        </w:rPr>
        <w:annotationRef/>
      </w:r>
      <w:r>
        <w:t>Remove “S.” in first column. Add “Observed (15-minute) to first scenario.</w:t>
      </w:r>
    </w:p>
    <w:p w14:paraId="1EF7C0F9" w14:textId="77777777" w:rsidR="00511E58" w:rsidRDefault="00511E58">
      <w:pPr>
        <w:pStyle w:val="CommentText"/>
      </w:pPr>
    </w:p>
    <w:p w14:paraId="26A4D31E" w14:textId="77777777" w:rsidR="00511E58" w:rsidRDefault="00511E58">
      <w:pPr>
        <w:pStyle w:val="CommentText"/>
      </w:pPr>
      <w:r>
        <w:t>Rename the other scenarios as:</w:t>
      </w:r>
    </w:p>
    <w:p w14:paraId="759A5FA4" w14:textId="77777777" w:rsidR="00511E58" w:rsidRDefault="00511E58">
      <w:pPr>
        <w:pStyle w:val="CommentText"/>
      </w:pPr>
    </w:p>
    <w:p w14:paraId="42291820" w14:textId="77777777" w:rsidR="00511E58" w:rsidRDefault="00511E58">
      <w:pPr>
        <w:pStyle w:val="CommentText"/>
      </w:pPr>
      <w:r>
        <w:t>Two period (start 9 am and 10 pm)</w:t>
      </w:r>
    </w:p>
    <w:p w14:paraId="539D6C7E" w14:textId="77777777" w:rsidR="00511E58" w:rsidRDefault="00511E58">
      <w:pPr>
        <w:pStyle w:val="CommentText"/>
      </w:pPr>
      <w:r>
        <w:t>Two period (start 4 am and 9 am)</w:t>
      </w:r>
    </w:p>
    <w:p w14:paraId="181A7FD0" w14:textId="77777777" w:rsidR="00511E58" w:rsidRDefault="00511E58">
      <w:pPr>
        <w:pStyle w:val="CommentText"/>
      </w:pPr>
      <w:r>
        <w:t xml:space="preserve">Two period (start </w:t>
      </w:r>
      <w:r w:rsidR="00AF77DA">
        <w:t>midnight and 8 am)</w:t>
      </w:r>
    </w:p>
    <w:p w14:paraId="6E6CCFDF" w14:textId="645A5F19" w:rsidR="00AF77DA" w:rsidRDefault="00AF77DA">
      <w:pPr>
        <w:pStyle w:val="CommentText"/>
      </w:pPr>
      <w:r>
        <w:t>Four period (start, midnight, 5 am, 10 am, and 2 pm)</w:t>
      </w:r>
    </w:p>
  </w:comment>
  <w:comment w:id="224" w:author="David Rosenberg" w:date="2020-01-05T21:24:00Z" w:initials="DR">
    <w:p w14:paraId="3F184918" w14:textId="38756E5E" w:rsidR="00AF77DA" w:rsidRDefault="00AF77DA">
      <w:pPr>
        <w:pStyle w:val="CommentText"/>
      </w:pPr>
      <w:r>
        <w:rPr>
          <w:rStyle w:val="CommentReference"/>
        </w:rPr>
        <w:annotationRef/>
      </w:r>
      <w:r>
        <w:t>This text is really hard to follow. What is the main point?</w:t>
      </w:r>
    </w:p>
  </w:comment>
  <w:comment w:id="262" w:author="David Rosenberg" w:date="2020-01-05T21:32:00Z" w:initials="DR">
    <w:p w14:paraId="390692E5" w14:textId="77777777" w:rsidR="005A68F3" w:rsidRDefault="005A68F3">
      <w:pPr>
        <w:pStyle w:val="CommentText"/>
      </w:pPr>
      <w:r>
        <w:rPr>
          <w:rStyle w:val="CommentReference"/>
        </w:rPr>
        <w:annotationRef/>
      </w:r>
      <w:r>
        <w:t>Shorten the legend entries. Remove “Energy” and “(MWh)”</w:t>
      </w:r>
    </w:p>
    <w:p w14:paraId="06FBA2CF" w14:textId="77777777" w:rsidR="005A68F3" w:rsidRDefault="005A68F3">
      <w:pPr>
        <w:pStyle w:val="CommentText"/>
      </w:pPr>
    </w:p>
    <w:p w14:paraId="5EF83E6B" w14:textId="3CD70944" w:rsidR="005A68F3" w:rsidRDefault="005A68F3">
      <w:pPr>
        <w:pStyle w:val="CommentText"/>
      </w:pPr>
      <w:r>
        <w:t>Same for next figure.</w:t>
      </w:r>
    </w:p>
  </w:comment>
  <w:comment w:id="261" w:author="David Rosenberg" w:date="2020-01-05T21:35:00Z" w:initials="DR">
    <w:p w14:paraId="1FCD48BF" w14:textId="216C7F96" w:rsidR="005A68F3" w:rsidRDefault="005A68F3">
      <w:pPr>
        <w:pStyle w:val="CommentText"/>
      </w:pPr>
      <w:r>
        <w:rPr>
          <w:rStyle w:val="CommentReference"/>
        </w:rPr>
        <w:annotationRef/>
      </w:r>
    </w:p>
  </w:comment>
  <w:comment w:id="288" w:author="David Rosenberg" w:date="2020-01-05T21:35:00Z" w:initials="DR">
    <w:p w14:paraId="672375D7" w14:textId="23AF01A4" w:rsidR="005A68F3" w:rsidRDefault="005A68F3">
      <w:pPr>
        <w:pStyle w:val="CommentText"/>
      </w:pPr>
      <w:r>
        <w:rPr>
          <w:rStyle w:val="CommentReference"/>
        </w:rPr>
        <w:annotationRef/>
      </w:r>
      <w:r>
        <w:t>Figures 4 and 5. Remove all text annotations (add to figure caption). Simplify legend entries –</w:t>
      </w:r>
    </w:p>
    <w:p w14:paraId="6E1F7F8F" w14:textId="25D8732F" w:rsidR="005A68F3" w:rsidRDefault="003B59F8" w:rsidP="003B59F8">
      <w:pPr>
        <w:pStyle w:val="CommentText"/>
        <w:numPr>
          <w:ilvl w:val="0"/>
          <w:numId w:val="2"/>
        </w:numPr>
      </w:pPr>
      <w:r>
        <w:t>Observed hourly</w:t>
      </w:r>
    </w:p>
    <w:p w14:paraId="7BC78B04" w14:textId="55E92F9D" w:rsidR="003B59F8" w:rsidRDefault="003B59F8" w:rsidP="003B59F8">
      <w:pPr>
        <w:pStyle w:val="CommentText"/>
        <w:numPr>
          <w:ilvl w:val="0"/>
          <w:numId w:val="2"/>
        </w:numPr>
      </w:pPr>
      <w:r>
        <w:t xml:space="preserve"> Simulated hourly</w:t>
      </w:r>
    </w:p>
    <w:p w14:paraId="39172896" w14:textId="7A863F0C" w:rsidR="003B59F8" w:rsidRDefault="003B59F8" w:rsidP="003B59F8">
      <w:pPr>
        <w:pStyle w:val="CommentText"/>
        <w:numPr>
          <w:ilvl w:val="0"/>
          <w:numId w:val="2"/>
        </w:numPr>
      </w:pPr>
      <w:r>
        <w:t>Simulated 2-period (start 4 am and 9 am)</w:t>
      </w:r>
    </w:p>
    <w:p w14:paraId="4B505C6E" w14:textId="77777777" w:rsidR="003B59F8" w:rsidRDefault="003B59F8" w:rsidP="003B59F8">
      <w:pPr>
        <w:pStyle w:val="CommentText"/>
        <w:numPr>
          <w:ilvl w:val="0"/>
          <w:numId w:val="2"/>
        </w:numPr>
      </w:pPr>
      <w:r>
        <w:t xml:space="preserve"> Simulated 2 period (start midnight and 8 am)</w:t>
      </w:r>
    </w:p>
    <w:p w14:paraId="6B24D3BE" w14:textId="77777777" w:rsidR="003B59F8" w:rsidRDefault="003B59F8" w:rsidP="003B59F8">
      <w:pPr>
        <w:pStyle w:val="CommentText"/>
      </w:pPr>
    </w:p>
    <w:p w14:paraId="456B2747" w14:textId="27382F3C" w:rsidR="003B59F8" w:rsidRDefault="003B59F8" w:rsidP="003B59F8">
      <w:pPr>
        <w:pStyle w:val="CommentText"/>
      </w:pPr>
      <w:r>
        <w:t>Use the following rendering (so people who are red-green color deficient can differentiate).</w:t>
      </w:r>
    </w:p>
    <w:p w14:paraId="236CD083" w14:textId="3A045175" w:rsidR="003B59F8" w:rsidRDefault="003B59F8" w:rsidP="003B59F8">
      <w:pPr>
        <w:pStyle w:val="CommentText"/>
        <w:numPr>
          <w:ilvl w:val="0"/>
          <w:numId w:val="2"/>
        </w:numPr>
      </w:pPr>
      <w:r>
        <w:t xml:space="preserve"> Solid dark blue</w:t>
      </w:r>
    </w:p>
    <w:p w14:paraId="7846B83A" w14:textId="77777777" w:rsidR="003B59F8" w:rsidRDefault="003B59F8" w:rsidP="003B59F8">
      <w:pPr>
        <w:pStyle w:val="CommentText"/>
        <w:numPr>
          <w:ilvl w:val="0"/>
          <w:numId w:val="2"/>
        </w:numPr>
      </w:pPr>
      <w:r>
        <w:t xml:space="preserve"> Dashed light blue</w:t>
      </w:r>
    </w:p>
    <w:p w14:paraId="4BD90182" w14:textId="77777777" w:rsidR="003B59F8" w:rsidRDefault="003B59F8" w:rsidP="003B59F8">
      <w:pPr>
        <w:pStyle w:val="CommentText"/>
        <w:numPr>
          <w:ilvl w:val="0"/>
          <w:numId w:val="2"/>
        </w:numPr>
      </w:pPr>
      <w:r>
        <w:t xml:space="preserve"> Dash-dot purple</w:t>
      </w:r>
    </w:p>
    <w:p w14:paraId="5A6759CF" w14:textId="12B55AB2" w:rsidR="003B59F8" w:rsidRDefault="003B59F8" w:rsidP="003B59F8">
      <w:pPr>
        <w:pStyle w:val="CommentText"/>
        <w:numPr>
          <w:ilvl w:val="0"/>
          <w:numId w:val="2"/>
        </w:numPr>
      </w:pPr>
      <w:r>
        <w:t xml:space="preserve"> Dot-do red</w:t>
      </w:r>
    </w:p>
  </w:comment>
  <w:comment w:id="302" w:author="David Rosenberg" w:date="2020-01-05T21:42:00Z" w:initials="DR">
    <w:p w14:paraId="5E3F078E" w14:textId="76909F3A" w:rsidR="003B59F8" w:rsidRDefault="003B59F8">
      <w:pPr>
        <w:pStyle w:val="CommentText"/>
      </w:pPr>
      <w:r>
        <w:rPr>
          <w:rStyle w:val="CommentReference"/>
        </w:rPr>
        <w:annotationRef/>
      </w:r>
      <w:r>
        <w:t xml:space="preserve">The tradeoff figure is insanely complex. The text first needs to describe what is happening on the plot – how the plot is organized. Describe each plot </w:t>
      </w:r>
      <w:r w:rsidR="007358B2">
        <w:t>aesthetic</w:t>
      </w:r>
      <w:r>
        <w:t>.</w:t>
      </w:r>
    </w:p>
    <w:p w14:paraId="25397519" w14:textId="284E11D5" w:rsidR="007358B2" w:rsidRDefault="007358B2">
      <w:pPr>
        <w:pStyle w:val="CommentText"/>
      </w:pPr>
    </w:p>
    <w:p w14:paraId="560ED25F" w14:textId="67410635" w:rsidR="007358B2" w:rsidRDefault="007358B2">
      <w:pPr>
        <w:pStyle w:val="CommentText"/>
      </w:pPr>
      <w:r>
        <w:t>Then identify the three (or maybe 4) main take away points from the figure. Go back to your last “major points” sheet. We identified the main point in their order of importance.</w:t>
      </w:r>
    </w:p>
    <w:p w14:paraId="4B917AEB" w14:textId="77777777" w:rsidR="007358B2" w:rsidRDefault="007358B2">
      <w:pPr>
        <w:pStyle w:val="CommentText"/>
      </w:pPr>
    </w:p>
    <w:p w14:paraId="7149CEC6" w14:textId="3311C3CE" w:rsidR="007358B2" w:rsidRDefault="007358B2">
      <w:pPr>
        <w:pStyle w:val="CommentText"/>
      </w:pPr>
    </w:p>
  </w:comment>
  <w:comment w:id="307" w:author="David Rosenberg" w:date="2020-01-05T21:49:00Z" w:initials="DR">
    <w:p w14:paraId="449816FD" w14:textId="2D97F790" w:rsidR="007358B2" w:rsidRDefault="007358B2">
      <w:pPr>
        <w:pStyle w:val="CommentText"/>
      </w:pPr>
      <w:r>
        <w:rPr>
          <w:rStyle w:val="CommentReference"/>
        </w:rPr>
        <w:annotationRef/>
      </w:r>
      <w:r>
        <w:t>Hard to follow. What is the point here?</w:t>
      </w:r>
    </w:p>
  </w:comment>
  <w:comment w:id="308" w:author="David Rosenberg" w:date="2020-01-05T21:50:00Z" w:initials="DR">
    <w:p w14:paraId="5322D8DE" w14:textId="7CCE9811" w:rsidR="007358B2" w:rsidRDefault="007358B2">
      <w:pPr>
        <w:pStyle w:val="CommentText"/>
      </w:pPr>
      <w:r>
        <w:rPr>
          <w:rStyle w:val="CommentReference"/>
        </w:rPr>
        <w:annotationRef/>
      </w:r>
      <w:r>
        <w:t>Where? I don’t see the figures.</w:t>
      </w:r>
    </w:p>
    <w:p w14:paraId="1CACCC06" w14:textId="2C1BC1CC" w:rsidR="007358B2" w:rsidRDefault="007358B2">
      <w:pPr>
        <w:pStyle w:val="CommentText"/>
      </w:pPr>
    </w:p>
    <w:p w14:paraId="3FE66AC1" w14:textId="7D43B60C" w:rsidR="007358B2" w:rsidRDefault="007358B2">
      <w:pPr>
        <w:pStyle w:val="CommentText"/>
      </w:pPr>
      <w:r>
        <w:t>Is there something in particular you want to show about these release hydrographs? Choose release hydrographs that have a compelling message and describe that message in one sentence.</w:t>
      </w:r>
    </w:p>
    <w:p w14:paraId="3A01270E" w14:textId="3E4E0BAE" w:rsidR="007358B2" w:rsidRDefault="007358B2">
      <w:pPr>
        <w:pStyle w:val="CommentText"/>
      </w:pPr>
    </w:p>
  </w:comment>
  <w:comment w:id="318" w:author="David Rosenberg" w:date="2020-01-05T21:52:00Z" w:initials="DR">
    <w:p w14:paraId="29ABF401" w14:textId="4D6EFC6F" w:rsidR="007358B2" w:rsidRDefault="007358B2">
      <w:pPr>
        <w:pStyle w:val="CommentText"/>
      </w:pPr>
      <w:r>
        <w:rPr>
          <w:rStyle w:val="CommentReference"/>
        </w:rPr>
        <w:annotationRef/>
      </w:r>
      <w:r>
        <w:t>Where are these results?</w:t>
      </w:r>
    </w:p>
  </w:comment>
  <w:comment w:id="325" w:author="David Rosenberg" w:date="2020-01-05T21:53:00Z" w:initials="DR">
    <w:p w14:paraId="16D90245" w14:textId="41214EBA" w:rsidR="007358B2" w:rsidRDefault="007358B2">
      <w:pPr>
        <w:pStyle w:val="CommentText"/>
      </w:pPr>
      <w:r>
        <w:rPr>
          <w:rStyle w:val="CommentReference"/>
        </w:rPr>
        <w:annotationRef/>
      </w:r>
      <w:r>
        <w:t>The figures and figure captions overlap. Instead, use a 1 column x 2 row table. Paste the figure into the first row and figure caption into the second row.</w:t>
      </w:r>
    </w:p>
  </w:comment>
  <w:comment w:id="326" w:author="David Rosenberg" w:date="2020-01-05T22:04:00Z" w:initials="DR">
    <w:p w14:paraId="7CA9B741" w14:textId="2B9D3A8F" w:rsidR="0084585A" w:rsidRDefault="0084585A">
      <w:pPr>
        <w:pStyle w:val="CommentText"/>
      </w:pPr>
      <w:r>
        <w:rPr>
          <w:rStyle w:val="CommentReference"/>
        </w:rPr>
        <w:annotationRef/>
      </w:r>
      <w:r>
        <w:t>Next figure. Let’s simplify. Remove the 3-day traces. Also need to censor (remove) the points that deviate from the trade-off curves. They are artifacts of the solver not reaching an optimal solution. It is misleading to show them on the figure. Add a sentence in the methods to describe the criteria for which points were not shown.</w:t>
      </w:r>
    </w:p>
  </w:comment>
  <w:comment w:id="362" w:author="David Rosenberg" w:date="2020-01-05T21:54:00Z" w:initials="DR">
    <w:p w14:paraId="3C7F46A9" w14:textId="22571206" w:rsidR="007358B2" w:rsidRDefault="007358B2">
      <w:pPr>
        <w:pStyle w:val="CommentText"/>
      </w:pPr>
      <w:r>
        <w:rPr>
          <w:rStyle w:val="CommentReference"/>
        </w:rPr>
        <w:annotationRef/>
      </w:r>
      <w:r>
        <w:t>Overview the model in 1-2 sentences.</w:t>
      </w:r>
    </w:p>
  </w:comment>
  <w:comment w:id="364" w:author="David Rosenberg" w:date="2020-01-05T21:55:00Z" w:initials="DR">
    <w:p w14:paraId="6B8712AB" w14:textId="77777777" w:rsidR="00FF5365" w:rsidRDefault="00FF5365">
      <w:pPr>
        <w:pStyle w:val="CommentText"/>
      </w:pPr>
      <w:r>
        <w:rPr>
          <w:rStyle w:val="CommentReference"/>
        </w:rPr>
        <w:annotationRef/>
      </w:r>
      <w:r>
        <w:t>Difficult to follow. The text all runs together.</w:t>
      </w:r>
    </w:p>
    <w:p w14:paraId="06DE264D" w14:textId="01483948" w:rsidR="00FF5365" w:rsidRDefault="00FF5365">
      <w:pPr>
        <w:pStyle w:val="CommentText"/>
      </w:pPr>
      <w:r>
        <w:br/>
        <w:t xml:space="preserve">Go back to the </w:t>
      </w:r>
      <w:r w:rsidR="001B4CC2">
        <w:t xml:space="preserve">bullet points of </w:t>
      </w:r>
      <w:r>
        <w:t xml:space="preserve">major findings in our prior </w:t>
      </w:r>
      <w:r w:rsidR="001B4CC2">
        <w:t>draft. List these point by point.</w:t>
      </w:r>
    </w:p>
  </w:comment>
  <w:comment w:id="381" w:author="David Rosenberg" w:date="2020-01-05T21:57:00Z" w:initials="DR">
    <w:p w14:paraId="13946464" w14:textId="1A2E312D" w:rsidR="001B4CC2" w:rsidRDefault="001B4CC2">
      <w:pPr>
        <w:pStyle w:val="CommentText"/>
      </w:pPr>
      <w:r>
        <w:rPr>
          <w:rStyle w:val="CommentReference"/>
        </w:rPr>
        <w:annotationRef/>
      </w:r>
      <w:r>
        <w:t>This is probably one of the major findings to list above.</w:t>
      </w:r>
    </w:p>
  </w:comment>
  <w:comment w:id="383" w:author="David Rosenberg" w:date="2020-01-05T22:09:00Z" w:initials="DR">
    <w:p w14:paraId="6F95E14B" w14:textId="1E09B6EE" w:rsidR="00A53435" w:rsidRDefault="00A53435">
      <w:pPr>
        <w:pStyle w:val="CommentText"/>
      </w:pPr>
      <w:r>
        <w:rPr>
          <w:rStyle w:val="CommentReference"/>
        </w:rPr>
        <w:annotationRef/>
      </w:r>
      <w:r>
        <w:t>You can only list if they are available! Move to a new section titled Data Availability.</w:t>
      </w:r>
    </w:p>
  </w:comment>
  <w:comment w:id="384" w:author="David Rosenberg" w:date="2020-01-05T21:57:00Z" w:initials="DR">
    <w:p w14:paraId="47B23190" w14:textId="68639C8B" w:rsidR="001B4CC2" w:rsidRDefault="001B4CC2">
      <w:pPr>
        <w:pStyle w:val="CommentText"/>
      </w:pPr>
      <w:r>
        <w:rPr>
          <w:rStyle w:val="CommentReference"/>
        </w:rPr>
        <w:annotationRef/>
      </w:r>
      <w:r>
        <w:t>You can also acknowledge your US-Pakistan scholarship.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099E9F" w15:done="0"/>
  <w15:commentEx w15:paraId="2616B50E" w15:done="0"/>
  <w15:commentEx w15:paraId="682E04AD" w15:done="0"/>
  <w15:commentEx w15:paraId="7EC2D92C" w15:done="0"/>
  <w15:commentEx w15:paraId="467752CE" w15:done="0"/>
  <w15:commentEx w15:paraId="44A402EE" w15:paraIdParent="467752CE" w15:done="0"/>
  <w15:commentEx w15:paraId="26B84B59" w15:done="0"/>
  <w15:commentEx w15:paraId="25E2B5FF" w15:done="0"/>
  <w15:commentEx w15:paraId="369B39A1" w15:done="0"/>
  <w15:commentEx w15:paraId="07FE7761" w15:done="0"/>
  <w15:commentEx w15:paraId="678C5540" w15:done="0"/>
  <w15:commentEx w15:paraId="50979801" w15:done="0"/>
  <w15:commentEx w15:paraId="5108673A" w15:done="0"/>
  <w15:commentEx w15:paraId="09A9998B" w15:done="0"/>
  <w15:commentEx w15:paraId="1C737407" w15:done="0"/>
  <w15:commentEx w15:paraId="075BBA21" w15:done="0"/>
  <w15:commentEx w15:paraId="46FE08A4" w15:done="0"/>
  <w15:commentEx w15:paraId="6DBCBE4A" w15:done="0"/>
  <w15:commentEx w15:paraId="5384C55E" w15:done="0"/>
  <w15:commentEx w15:paraId="0B2B8E65" w15:done="0"/>
  <w15:commentEx w15:paraId="0CBC0999" w15:done="0"/>
  <w15:commentEx w15:paraId="3DE1C0C7" w15:done="0"/>
  <w15:commentEx w15:paraId="41AA2AE6" w15:done="0"/>
  <w15:commentEx w15:paraId="42B3D1C9" w15:done="0"/>
  <w15:commentEx w15:paraId="1D11E0C9" w15:done="0"/>
  <w15:commentEx w15:paraId="0E832752" w15:done="0"/>
  <w15:commentEx w15:paraId="47C97BBA" w15:done="0"/>
  <w15:commentEx w15:paraId="4D985F53" w15:done="0"/>
  <w15:commentEx w15:paraId="72AA509E" w15:done="0"/>
  <w15:commentEx w15:paraId="4058C0E8" w15:done="0"/>
  <w15:commentEx w15:paraId="689D21D5" w15:done="0"/>
  <w15:commentEx w15:paraId="362DBD7A" w15:done="0"/>
  <w15:commentEx w15:paraId="6E6CCFDF" w15:done="0"/>
  <w15:commentEx w15:paraId="3F184918" w15:done="0"/>
  <w15:commentEx w15:paraId="5EF83E6B" w15:done="0"/>
  <w15:commentEx w15:paraId="1FCD48BF" w15:done="0"/>
  <w15:commentEx w15:paraId="5A6759CF" w15:done="0"/>
  <w15:commentEx w15:paraId="7149CEC6" w15:done="0"/>
  <w15:commentEx w15:paraId="449816FD" w15:done="0"/>
  <w15:commentEx w15:paraId="3A01270E" w15:done="0"/>
  <w15:commentEx w15:paraId="29ABF401" w15:done="0"/>
  <w15:commentEx w15:paraId="16D90245" w15:done="0"/>
  <w15:commentEx w15:paraId="7CA9B741" w15:done="0"/>
  <w15:commentEx w15:paraId="3C7F46A9" w15:done="0"/>
  <w15:commentEx w15:paraId="06DE264D" w15:done="0"/>
  <w15:commentEx w15:paraId="13946464" w15:done="0"/>
  <w15:commentEx w15:paraId="6F95E14B" w15:done="0"/>
  <w15:commentEx w15:paraId="47B231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099E9F" w16cid:durableId="21BCBFF3"/>
  <w16cid:commentId w16cid:paraId="2616B50E" w16cid:durableId="21BCC066"/>
  <w16cid:commentId w16cid:paraId="682E04AD" w16cid:durableId="21BCC07D"/>
  <w16cid:commentId w16cid:paraId="7EC2D92C" w16cid:durableId="21BCC0ED"/>
  <w16cid:commentId w16cid:paraId="467752CE" w16cid:durableId="21BCC1A0"/>
  <w16cid:commentId w16cid:paraId="44A402EE" w16cid:durableId="21BCC1A9"/>
  <w16cid:commentId w16cid:paraId="26B84B59" w16cid:durableId="21BCC1F3"/>
  <w16cid:commentId w16cid:paraId="25E2B5FF" w16cid:durableId="21BCC272"/>
  <w16cid:commentId w16cid:paraId="369B39A1" w16cid:durableId="21BCC380"/>
  <w16cid:commentId w16cid:paraId="07FE7761" w16cid:durableId="21BCC3E9"/>
  <w16cid:commentId w16cid:paraId="678C5540" w16cid:durableId="21BCC4C3"/>
  <w16cid:commentId w16cid:paraId="50979801" w16cid:durableId="21BCC544"/>
  <w16cid:commentId w16cid:paraId="5108673A" w16cid:durableId="21BCC565"/>
  <w16cid:commentId w16cid:paraId="09A9998B" w16cid:durableId="21BCC585"/>
  <w16cid:commentId w16cid:paraId="1C737407" w16cid:durableId="21BCC5C3"/>
  <w16cid:commentId w16cid:paraId="075BBA21" w16cid:durableId="21BCC60A"/>
  <w16cid:commentId w16cid:paraId="46FE08A4" w16cid:durableId="21BCC65E"/>
  <w16cid:commentId w16cid:paraId="6DBCBE4A" w16cid:durableId="21BCC7DA"/>
  <w16cid:commentId w16cid:paraId="5384C55E" w16cid:durableId="21BCC859"/>
  <w16cid:commentId w16cid:paraId="0B2B8E65" w16cid:durableId="21BCC95C"/>
  <w16cid:commentId w16cid:paraId="0CBC0999" w16cid:durableId="21BCC96E"/>
  <w16cid:commentId w16cid:paraId="3DE1C0C7" w16cid:durableId="21BCC9A4"/>
  <w16cid:commentId w16cid:paraId="41AA2AE6" w16cid:durableId="21BCCA61"/>
  <w16cid:commentId w16cid:paraId="42B3D1C9" w16cid:durableId="21BCCB00"/>
  <w16cid:commentId w16cid:paraId="1D11E0C9" w16cid:durableId="21BCCB43"/>
  <w16cid:commentId w16cid:paraId="0E832752" w16cid:durableId="21BCCB98"/>
  <w16cid:commentId w16cid:paraId="47C97BBA" w16cid:durableId="21BCCBB7"/>
  <w16cid:commentId w16cid:paraId="4D985F53" w16cid:durableId="21BCCCBA"/>
  <w16cid:commentId w16cid:paraId="72AA509E" w16cid:durableId="21BCCD16"/>
  <w16cid:commentId w16cid:paraId="4058C0E8" w16cid:durableId="21BCCE11"/>
  <w16cid:commentId w16cid:paraId="689D21D5" w16cid:durableId="21BCCE7B"/>
  <w16cid:commentId w16cid:paraId="362DBD7A" w16cid:durableId="21BCCEA0"/>
  <w16cid:commentId w16cid:paraId="6E6CCFDF" w16cid:durableId="21BCCF1E"/>
  <w16cid:commentId w16cid:paraId="3F184918" w16cid:durableId="21BCD27F"/>
  <w16cid:commentId w16cid:paraId="5EF83E6B" w16cid:durableId="21BCD48A"/>
  <w16cid:commentId w16cid:paraId="1FCD48BF" w16cid:durableId="21BCD527"/>
  <w16cid:commentId w16cid:paraId="5A6759CF" w16cid:durableId="21BCD531"/>
  <w16cid:commentId w16cid:paraId="7149CEC6" w16cid:durableId="21BCD6CC"/>
  <w16cid:commentId w16cid:paraId="449816FD" w16cid:durableId="21BCD86D"/>
  <w16cid:commentId w16cid:paraId="3A01270E" w16cid:durableId="21BCD8B0"/>
  <w16cid:commentId w16cid:paraId="29ABF401" w16cid:durableId="21BCD90E"/>
  <w16cid:commentId w16cid:paraId="16D90245" w16cid:durableId="21BCD94C"/>
  <w16cid:commentId w16cid:paraId="7CA9B741" w16cid:durableId="21BCDBEA"/>
  <w16cid:commentId w16cid:paraId="3C7F46A9" w16cid:durableId="21BCD9A2"/>
  <w16cid:commentId w16cid:paraId="06DE264D" w16cid:durableId="21BCD9ED"/>
  <w16cid:commentId w16cid:paraId="13946464" w16cid:durableId="21BCDA31"/>
  <w16cid:commentId w16cid:paraId="6F95E14B" w16cid:durableId="21BCDD3C"/>
  <w16cid:commentId w16cid:paraId="47B23190" w16cid:durableId="21BCDA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257DF5" w14:textId="77777777" w:rsidR="00125580" w:rsidRDefault="00125580" w:rsidP="00C502D8">
      <w:pPr>
        <w:spacing w:after="0" w:line="240" w:lineRule="auto"/>
      </w:pPr>
      <w:r>
        <w:separator/>
      </w:r>
    </w:p>
  </w:endnote>
  <w:endnote w:type="continuationSeparator" w:id="0">
    <w:p w14:paraId="7F3ABA21" w14:textId="77777777" w:rsidR="00125580" w:rsidRDefault="00125580" w:rsidP="00C50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variable"/>
    <w:sig w:usb0="00000001" w:usb1="C8077841" w:usb2="00000019" w:usb3="00000000" w:csb0="0002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inionPro-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9518874"/>
      <w:docPartObj>
        <w:docPartGallery w:val="Page Numbers (Bottom of Page)"/>
        <w:docPartUnique/>
      </w:docPartObj>
    </w:sdtPr>
    <w:sdtEndPr>
      <w:rPr>
        <w:noProof/>
      </w:rPr>
    </w:sdtEndPr>
    <w:sdtContent>
      <w:p w14:paraId="562423A1" w14:textId="3E90918A" w:rsidR="00B33A26" w:rsidRDefault="00B33A26">
        <w:pPr>
          <w:pStyle w:val="Footer"/>
          <w:jc w:val="center"/>
        </w:pPr>
        <w:r>
          <w:t>-</w:t>
        </w:r>
        <w:r>
          <w:fldChar w:fldCharType="begin"/>
        </w:r>
        <w:r>
          <w:instrText xml:space="preserve"> PAGE   \* MERGEFORMAT </w:instrText>
        </w:r>
        <w:r>
          <w:fldChar w:fldCharType="separate"/>
        </w:r>
        <w:r>
          <w:rPr>
            <w:noProof/>
          </w:rPr>
          <w:t>2</w:t>
        </w:r>
        <w:r>
          <w:rPr>
            <w:noProof/>
          </w:rPr>
          <w:fldChar w:fldCharType="end"/>
        </w:r>
        <w:r>
          <w:rPr>
            <w:noProof/>
          </w:rPr>
          <w:t>-</w:t>
        </w:r>
      </w:p>
    </w:sdtContent>
  </w:sdt>
  <w:p w14:paraId="020DE5CA" w14:textId="77777777" w:rsidR="00B33A26" w:rsidRDefault="00B33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A6D4AC" w14:textId="77777777" w:rsidR="00125580" w:rsidRDefault="00125580" w:rsidP="00C502D8">
      <w:pPr>
        <w:spacing w:after="0" w:line="240" w:lineRule="auto"/>
      </w:pPr>
      <w:r>
        <w:separator/>
      </w:r>
    </w:p>
  </w:footnote>
  <w:footnote w:type="continuationSeparator" w:id="0">
    <w:p w14:paraId="273049FC" w14:textId="77777777" w:rsidR="00125580" w:rsidRDefault="00125580" w:rsidP="00C502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6543"/>
    <w:multiLevelType w:val="hybridMultilevel"/>
    <w:tmpl w:val="04965F74"/>
    <w:lvl w:ilvl="0" w:tplc="AF724434">
      <w:start w:val="4"/>
      <w:numFmt w:val="bullet"/>
      <w:lvlText w:val="-"/>
      <w:lvlJc w:val="left"/>
      <w:pPr>
        <w:ind w:left="500" w:hanging="360"/>
      </w:pPr>
      <w:rPr>
        <w:rFonts w:ascii="Calibri" w:eastAsiaTheme="minorHAnsi"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 w15:restartNumberingAfterBreak="0">
    <w:nsid w:val="63EE6B92"/>
    <w:multiLevelType w:val="hybridMultilevel"/>
    <w:tmpl w:val="48624C88"/>
    <w:lvl w:ilvl="0" w:tplc="80002466">
      <w:start w:val="1"/>
      <w:numFmt w:val="lowerLetter"/>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Rosenberg">
    <w15:presenceInfo w15:providerId="Windows Live" w15:userId="033c274b6941e013"/>
  </w15:person>
  <w15:person w15:author="Moazzam Rind">
    <w15:presenceInfo w15:providerId="AD" w15:userId="S-1-5-21-1650607260-3776690704-262983477-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F85"/>
    <w:rsid w:val="0002249C"/>
    <w:rsid w:val="00025642"/>
    <w:rsid w:val="00035194"/>
    <w:rsid w:val="00036C2E"/>
    <w:rsid w:val="00050621"/>
    <w:rsid w:val="0007436B"/>
    <w:rsid w:val="0008748C"/>
    <w:rsid w:val="00092552"/>
    <w:rsid w:val="000A1063"/>
    <w:rsid w:val="000A16C0"/>
    <w:rsid w:val="000A2A06"/>
    <w:rsid w:val="000A3BE7"/>
    <w:rsid w:val="000B302E"/>
    <w:rsid w:val="000B442B"/>
    <w:rsid w:val="000B5A5D"/>
    <w:rsid w:val="000C19D1"/>
    <w:rsid w:val="000C1C07"/>
    <w:rsid w:val="000C29AF"/>
    <w:rsid w:val="000C2E9F"/>
    <w:rsid w:val="000D5A3B"/>
    <w:rsid w:val="000D6367"/>
    <w:rsid w:val="000E2741"/>
    <w:rsid w:val="000E2F37"/>
    <w:rsid w:val="000E4BDA"/>
    <w:rsid w:val="000F04CE"/>
    <w:rsid w:val="000F0D9C"/>
    <w:rsid w:val="000F441D"/>
    <w:rsid w:val="000F7B32"/>
    <w:rsid w:val="00100B78"/>
    <w:rsid w:val="0010244C"/>
    <w:rsid w:val="00106CF6"/>
    <w:rsid w:val="00112C40"/>
    <w:rsid w:val="00113A7A"/>
    <w:rsid w:val="00115DDF"/>
    <w:rsid w:val="0012028D"/>
    <w:rsid w:val="0012407F"/>
    <w:rsid w:val="00125580"/>
    <w:rsid w:val="0012638A"/>
    <w:rsid w:val="00131550"/>
    <w:rsid w:val="00131767"/>
    <w:rsid w:val="00145933"/>
    <w:rsid w:val="001520C3"/>
    <w:rsid w:val="001537C0"/>
    <w:rsid w:val="00156524"/>
    <w:rsid w:val="00164067"/>
    <w:rsid w:val="00172A1C"/>
    <w:rsid w:val="00191B62"/>
    <w:rsid w:val="001A04D6"/>
    <w:rsid w:val="001A1DC2"/>
    <w:rsid w:val="001A2D57"/>
    <w:rsid w:val="001A3D5D"/>
    <w:rsid w:val="001B4CC2"/>
    <w:rsid w:val="001C7860"/>
    <w:rsid w:val="001D46B5"/>
    <w:rsid w:val="001F7BFF"/>
    <w:rsid w:val="00210A19"/>
    <w:rsid w:val="00212C45"/>
    <w:rsid w:val="002173B1"/>
    <w:rsid w:val="00220C8A"/>
    <w:rsid w:val="00223FF1"/>
    <w:rsid w:val="002241F8"/>
    <w:rsid w:val="00231247"/>
    <w:rsid w:val="00231A77"/>
    <w:rsid w:val="00236A61"/>
    <w:rsid w:val="00243B53"/>
    <w:rsid w:val="00245D5E"/>
    <w:rsid w:val="002500F9"/>
    <w:rsid w:val="00250C0D"/>
    <w:rsid w:val="002566A5"/>
    <w:rsid w:val="0026041B"/>
    <w:rsid w:val="00260921"/>
    <w:rsid w:val="00274D13"/>
    <w:rsid w:val="00277CDA"/>
    <w:rsid w:val="00281323"/>
    <w:rsid w:val="0029116D"/>
    <w:rsid w:val="00291A12"/>
    <w:rsid w:val="00292A0D"/>
    <w:rsid w:val="0029303C"/>
    <w:rsid w:val="002A1A4F"/>
    <w:rsid w:val="002A3DBE"/>
    <w:rsid w:val="002A4DD2"/>
    <w:rsid w:val="002B0604"/>
    <w:rsid w:val="002C2781"/>
    <w:rsid w:val="002C5ABD"/>
    <w:rsid w:val="002C653F"/>
    <w:rsid w:val="002D2781"/>
    <w:rsid w:val="002D43D1"/>
    <w:rsid w:val="002E3585"/>
    <w:rsid w:val="002E744A"/>
    <w:rsid w:val="002F02B9"/>
    <w:rsid w:val="00300340"/>
    <w:rsid w:val="00302EDA"/>
    <w:rsid w:val="0031015D"/>
    <w:rsid w:val="003125E7"/>
    <w:rsid w:val="003308E4"/>
    <w:rsid w:val="00330DC9"/>
    <w:rsid w:val="003321B2"/>
    <w:rsid w:val="00337266"/>
    <w:rsid w:val="00337820"/>
    <w:rsid w:val="00346D52"/>
    <w:rsid w:val="00350CD2"/>
    <w:rsid w:val="00352783"/>
    <w:rsid w:val="00354C8C"/>
    <w:rsid w:val="003605E8"/>
    <w:rsid w:val="00362C9E"/>
    <w:rsid w:val="00364FFB"/>
    <w:rsid w:val="003715F1"/>
    <w:rsid w:val="00374542"/>
    <w:rsid w:val="00390AD3"/>
    <w:rsid w:val="003A1E36"/>
    <w:rsid w:val="003A5C2C"/>
    <w:rsid w:val="003A7E61"/>
    <w:rsid w:val="003B2A6E"/>
    <w:rsid w:val="003B4866"/>
    <w:rsid w:val="003B5873"/>
    <w:rsid w:val="003B59F8"/>
    <w:rsid w:val="003C4180"/>
    <w:rsid w:val="003C71B7"/>
    <w:rsid w:val="003D306F"/>
    <w:rsid w:val="003E3330"/>
    <w:rsid w:val="003E519C"/>
    <w:rsid w:val="003F7060"/>
    <w:rsid w:val="004011D5"/>
    <w:rsid w:val="00401EC6"/>
    <w:rsid w:val="00403041"/>
    <w:rsid w:val="00405858"/>
    <w:rsid w:val="0040698A"/>
    <w:rsid w:val="00417499"/>
    <w:rsid w:val="004223D1"/>
    <w:rsid w:val="0042480F"/>
    <w:rsid w:val="004250F0"/>
    <w:rsid w:val="004251D6"/>
    <w:rsid w:val="00427993"/>
    <w:rsid w:val="004350C7"/>
    <w:rsid w:val="00440748"/>
    <w:rsid w:val="00454B84"/>
    <w:rsid w:val="00465810"/>
    <w:rsid w:val="004706CE"/>
    <w:rsid w:val="00471A53"/>
    <w:rsid w:val="00474688"/>
    <w:rsid w:val="00480B22"/>
    <w:rsid w:val="00486A1A"/>
    <w:rsid w:val="00486E4D"/>
    <w:rsid w:val="00494A4E"/>
    <w:rsid w:val="004A3D35"/>
    <w:rsid w:val="004A50F6"/>
    <w:rsid w:val="004B0E0A"/>
    <w:rsid w:val="004B754B"/>
    <w:rsid w:val="004C4E8C"/>
    <w:rsid w:val="004C5E2A"/>
    <w:rsid w:val="004D0CE5"/>
    <w:rsid w:val="004D6D96"/>
    <w:rsid w:val="004E46C5"/>
    <w:rsid w:val="004F7A12"/>
    <w:rsid w:val="0050074B"/>
    <w:rsid w:val="00505A12"/>
    <w:rsid w:val="00511E58"/>
    <w:rsid w:val="00530D58"/>
    <w:rsid w:val="00531ACE"/>
    <w:rsid w:val="00541E69"/>
    <w:rsid w:val="00554700"/>
    <w:rsid w:val="0055516F"/>
    <w:rsid w:val="00561C8E"/>
    <w:rsid w:val="005708D1"/>
    <w:rsid w:val="005755ED"/>
    <w:rsid w:val="0057595D"/>
    <w:rsid w:val="00576F74"/>
    <w:rsid w:val="00586D84"/>
    <w:rsid w:val="00587637"/>
    <w:rsid w:val="00590C15"/>
    <w:rsid w:val="0059272F"/>
    <w:rsid w:val="00593D70"/>
    <w:rsid w:val="005A68F3"/>
    <w:rsid w:val="005B65B1"/>
    <w:rsid w:val="005B6A3B"/>
    <w:rsid w:val="005C3238"/>
    <w:rsid w:val="005C5B08"/>
    <w:rsid w:val="005C6554"/>
    <w:rsid w:val="005D3B5B"/>
    <w:rsid w:val="005E3B2E"/>
    <w:rsid w:val="005F1BC8"/>
    <w:rsid w:val="00602717"/>
    <w:rsid w:val="00606429"/>
    <w:rsid w:val="006215DB"/>
    <w:rsid w:val="00622B56"/>
    <w:rsid w:val="006342ED"/>
    <w:rsid w:val="00635B33"/>
    <w:rsid w:val="00640CB1"/>
    <w:rsid w:val="006509A6"/>
    <w:rsid w:val="006552AE"/>
    <w:rsid w:val="00664DD3"/>
    <w:rsid w:val="00667822"/>
    <w:rsid w:val="00685E2A"/>
    <w:rsid w:val="0068694D"/>
    <w:rsid w:val="00697627"/>
    <w:rsid w:val="00697FA4"/>
    <w:rsid w:val="006A07E0"/>
    <w:rsid w:val="006B1C31"/>
    <w:rsid w:val="006B7ADB"/>
    <w:rsid w:val="006E34CB"/>
    <w:rsid w:val="006F1573"/>
    <w:rsid w:val="007036A8"/>
    <w:rsid w:val="00705D8F"/>
    <w:rsid w:val="00706E62"/>
    <w:rsid w:val="007216A6"/>
    <w:rsid w:val="00723A39"/>
    <w:rsid w:val="007260B8"/>
    <w:rsid w:val="00726A75"/>
    <w:rsid w:val="007317A9"/>
    <w:rsid w:val="007352EB"/>
    <w:rsid w:val="007358B2"/>
    <w:rsid w:val="0074379A"/>
    <w:rsid w:val="00743C82"/>
    <w:rsid w:val="0075029E"/>
    <w:rsid w:val="007606CA"/>
    <w:rsid w:val="0076180E"/>
    <w:rsid w:val="007634EF"/>
    <w:rsid w:val="0077321B"/>
    <w:rsid w:val="00790586"/>
    <w:rsid w:val="007A79F0"/>
    <w:rsid w:val="007B5F7B"/>
    <w:rsid w:val="007C2506"/>
    <w:rsid w:val="007D20E7"/>
    <w:rsid w:val="007D5BB5"/>
    <w:rsid w:val="007D60C0"/>
    <w:rsid w:val="007E30DF"/>
    <w:rsid w:val="007E687F"/>
    <w:rsid w:val="007F050F"/>
    <w:rsid w:val="007F0A0D"/>
    <w:rsid w:val="007F5639"/>
    <w:rsid w:val="007F6D80"/>
    <w:rsid w:val="00810501"/>
    <w:rsid w:val="00815703"/>
    <w:rsid w:val="00831D8B"/>
    <w:rsid w:val="0084053A"/>
    <w:rsid w:val="0084585A"/>
    <w:rsid w:val="0084721C"/>
    <w:rsid w:val="00847C6D"/>
    <w:rsid w:val="008630F6"/>
    <w:rsid w:val="00866633"/>
    <w:rsid w:val="00872888"/>
    <w:rsid w:val="008737C9"/>
    <w:rsid w:val="008748E1"/>
    <w:rsid w:val="00883C7E"/>
    <w:rsid w:val="00886A88"/>
    <w:rsid w:val="0089295D"/>
    <w:rsid w:val="008A099C"/>
    <w:rsid w:val="008A2353"/>
    <w:rsid w:val="008A5B73"/>
    <w:rsid w:val="008A6527"/>
    <w:rsid w:val="008B0373"/>
    <w:rsid w:val="008B1B31"/>
    <w:rsid w:val="008B631B"/>
    <w:rsid w:val="008D3C02"/>
    <w:rsid w:val="008F24B3"/>
    <w:rsid w:val="008F2FF9"/>
    <w:rsid w:val="00903306"/>
    <w:rsid w:val="00903545"/>
    <w:rsid w:val="00917D0B"/>
    <w:rsid w:val="009231F9"/>
    <w:rsid w:val="00923456"/>
    <w:rsid w:val="009323F1"/>
    <w:rsid w:val="009364E2"/>
    <w:rsid w:val="009439AB"/>
    <w:rsid w:val="00947432"/>
    <w:rsid w:val="00947FE6"/>
    <w:rsid w:val="00951304"/>
    <w:rsid w:val="00956951"/>
    <w:rsid w:val="00971450"/>
    <w:rsid w:val="00975148"/>
    <w:rsid w:val="00980538"/>
    <w:rsid w:val="0099094B"/>
    <w:rsid w:val="00995041"/>
    <w:rsid w:val="009A4C79"/>
    <w:rsid w:val="009B2A8F"/>
    <w:rsid w:val="009B7D9F"/>
    <w:rsid w:val="009C036A"/>
    <w:rsid w:val="009C47E3"/>
    <w:rsid w:val="009D3F54"/>
    <w:rsid w:val="009D7E94"/>
    <w:rsid w:val="009E13E3"/>
    <w:rsid w:val="009E2022"/>
    <w:rsid w:val="009F4A2B"/>
    <w:rsid w:val="009F4D69"/>
    <w:rsid w:val="009F65CC"/>
    <w:rsid w:val="009F6BC6"/>
    <w:rsid w:val="00A01DE4"/>
    <w:rsid w:val="00A05110"/>
    <w:rsid w:val="00A05890"/>
    <w:rsid w:val="00A059FF"/>
    <w:rsid w:val="00A137E9"/>
    <w:rsid w:val="00A17E14"/>
    <w:rsid w:val="00A234FF"/>
    <w:rsid w:val="00A245D2"/>
    <w:rsid w:val="00A24978"/>
    <w:rsid w:val="00A27ABC"/>
    <w:rsid w:val="00A31D9A"/>
    <w:rsid w:val="00A34EF1"/>
    <w:rsid w:val="00A35905"/>
    <w:rsid w:val="00A40E5B"/>
    <w:rsid w:val="00A43DAB"/>
    <w:rsid w:val="00A44681"/>
    <w:rsid w:val="00A52675"/>
    <w:rsid w:val="00A52FBA"/>
    <w:rsid w:val="00A53435"/>
    <w:rsid w:val="00A630D6"/>
    <w:rsid w:val="00A649DB"/>
    <w:rsid w:val="00A72B20"/>
    <w:rsid w:val="00A7548E"/>
    <w:rsid w:val="00A958FC"/>
    <w:rsid w:val="00AA18E4"/>
    <w:rsid w:val="00AC4401"/>
    <w:rsid w:val="00AD3DA4"/>
    <w:rsid w:val="00AE746E"/>
    <w:rsid w:val="00AF474C"/>
    <w:rsid w:val="00AF5902"/>
    <w:rsid w:val="00AF77DA"/>
    <w:rsid w:val="00AF7DB8"/>
    <w:rsid w:val="00B02A9D"/>
    <w:rsid w:val="00B04150"/>
    <w:rsid w:val="00B1291D"/>
    <w:rsid w:val="00B17C91"/>
    <w:rsid w:val="00B24518"/>
    <w:rsid w:val="00B329CC"/>
    <w:rsid w:val="00B33A26"/>
    <w:rsid w:val="00B36E85"/>
    <w:rsid w:val="00B419A4"/>
    <w:rsid w:val="00B43988"/>
    <w:rsid w:val="00B5224D"/>
    <w:rsid w:val="00B5381B"/>
    <w:rsid w:val="00B63A58"/>
    <w:rsid w:val="00B74C10"/>
    <w:rsid w:val="00B74FCE"/>
    <w:rsid w:val="00B80B68"/>
    <w:rsid w:val="00B815E9"/>
    <w:rsid w:val="00BA2609"/>
    <w:rsid w:val="00BA47CD"/>
    <w:rsid w:val="00BA7565"/>
    <w:rsid w:val="00BA78F5"/>
    <w:rsid w:val="00BB3107"/>
    <w:rsid w:val="00BB6377"/>
    <w:rsid w:val="00BC6D49"/>
    <w:rsid w:val="00BD2B99"/>
    <w:rsid w:val="00BD71C5"/>
    <w:rsid w:val="00BE4544"/>
    <w:rsid w:val="00BF1764"/>
    <w:rsid w:val="00BF4771"/>
    <w:rsid w:val="00C17989"/>
    <w:rsid w:val="00C2332F"/>
    <w:rsid w:val="00C23C57"/>
    <w:rsid w:val="00C3181A"/>
    <w:rsid w:val="00C40FD3"/>
    <w:rsid w:val="00C502D8"/>
    <w:rsid w:val="00C51B49"/>
    <w:rsid w:val="00C5597E"/>
    <w:rsid w:val="00C55F85"/>
    <w:rsid w:val="00C63671"/>
    <w:rsid w:val="00C66BB4"/>
    <w:rsid w:val="00C7306B"/>
    <w:rsid w:val="00C73A19"/>
    <w:rsid w:val="00C864FC"/>
    <w:rsid w:val="00CA67FC"/>
    <w:rsid w:val="00CB6ED9"/>
    <w:rsid w:val="00CC0374"/>
    <w:rsid w:val="00CC0414"/>
    <w:rsid w:val="00CC2549"/>
    <w:rsid w:val="00CC44B0"/>
    <w:rsid w:val="00CC7CF4"/>
    <w:rsid w:val="00CE1631"/>
    <w:rsid w:val="00CF217E"/>
    <w:rsid w:val="00D0120F"/>
    <w:rsid w:val="00D01DD4"/>
    <w:rsid w:val="00D02F20"/>
    <w:rsid w:val="00D05296"/>
    <w:rsid w:val="00D06C13"/>
    <w:rsid w:val="00D10EDB"/>
    <w:rsid w:val="00D115C1"/>
    <w:rsid w:val="00D12378"/>
    <w:rsid w:val="00D33526"/>
    <w:rsid w:val="00D41BDD"/>
    <w:rsid w:val="00D426E8"/>
    <w:rsid w:val="00D52319"/>
    <w:rsid w:val="00D52390"/>
    <w:rsid w:val="00D6404C"/>
    <w:rsid w:val="00D7290B"/>
    <w:rsid w:val="00D75940"/>
    <w:rsid w:val="00D85D08"/>
    <w:rsid w:val="00D912B9"/>
    <w:rsid w:val="00D92746"/>
    <w:rsid w:val="00DA6435"/>
    <w:rsid w:val="00DA6511"/>
    <w:rsid w:val="00DB58C1"/>
    <w:rsid w:val="00DC1678"/>
    <w:rsid w:val="00DC6D1B"/>
    <w:rsid w:val="00DE03BC"/>
    <w:rsid w:val="00E04665"/>
    <w:rsid w:val="00E1420F"/>
    <w:rsid w:val="00E15B63"/>
    <w:rsid w:val="00E17087"/>
    <w:rsid w:val="00E24DDF"/>
    <w:rsid w:val="00E2610F"/>
    <w:rsid w:val="00E3027B"/>
    <w:rsid w:val="00E32A8A"/>
    <w:rsid w:val="00E32BBD"/>
    <w:rsid w:val="00E44B0C"/>
    <w:rsid w:val="00E45EC9"/>
    <w:rsid w:val="00E47245"/>
    <w:rsid w:val="00E52945"/>
    <w:rsid w:val="00E5451C"/>
    <w:rsid w:val="00E6065D"/>
    <w:rsid w:val="00E6528A"/>
    <w:rsid w:val="00E821A7"/>
    <w:rsid w:val="00E860FF"/>
    <w:rsid w:val="00EA68CA"/>
    <w:rsid w:val="00EB442F"/>
    <w:rsid w:val="00EC12DD"/>
    <w:rsid w:val="00ED40A1"/>
    <w:rsid w:val="00ED58E1"/>
    <w:rsid w:val="00EE3109"/>
    <w:rsid w:val="00EF3C81"/>
    <w:rsid w:val="00EF6A6B"/>
    <w:rsid w:val="00F00EB5"/>
    <w:rsid w:val="00F06FE8"/>
    <w:rsid w:val="00F1017A"/>
    <w:rsid w:val="00F1731C"/>
    <w:rsid w:val="00F21A50"/>
    <w:rsid w:val="00F22F8A"/>
    <w:rsid w:val="00F23367"/>
    <w:rsid w:val="00F25779"/>
    <w:rsid w:val="00F42915"/>
    <w:rsid w:val="00F43C31"/>
    <w:rsid w:val="00F50BFD"/>
    <w:rsid w:val="00F542A3"/>
    <w:rsid w:val="00F55017"/>
    <w:rsid w:val="00F70ECF"/>
    <w:rsid w:val="00F71583"/>
    <w:rsid w:val="00F752A8"/>
    <w:rsid w:val="00F8176D"/>
    <w:rsid w:val="00F8239D"/>
    <w:rsid w:val="00F86EFC"/>
    <w:rsid w:val="00F95675"/>
    <w:rsid w:val="00FA4688"/>
    <w:rsid w:val="00FA4906"/>
    <w:rsid w:val="00FA7CA3"/>
    <w:rsid w:val="00FC12B8"/>
    <w:rsid w:val="00FC5AFD"/>
    <w:rsid w:val="00FD457D"/>
    <w:rsid w:val="00FE0510"/>
    <w:rsid w:val="00FF5365"/>
    <w:rsid w:val="00FF577D"/>
    <w:rsid w:val="00FF67F0"/>
    <w:rsid w:val="00FF6D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4AB34"/>
  <w15:chartTrackingRefBased/>
  <w15:docId w15:val="{C295DDF3-6107-4FC7-AA34-8F979FC06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34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5F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F7B"/>
    <w:rPr>
      <w:rFonts w:ascii="Segoe UI" w:hAnsi="Segoe UI" w:cs="Segoe UI"/>
      <w:sz w:val="18"/>
      <w:szCs w:val="18"/>
    </w:rPr>
  </w:style>
  <w:style w:type="paragraph" w:styleId="Header">
    <w:name w:val="header"/>
    <w:basedOn w:val="Normal"/>
    <w:link w:val="HeaderChar"/>
    <w:uiPriority w:val="99"/>
    <w:unhideWhenUsed/>
    <w:rsid w:val="00C502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2D8"/>
  </w:style>
  <w:style w:type="paragraph" w:styleId="Footer">
    <w:name w:val="footer"/>
    <w:basedOn w:val="Normal"/>
    <w:link w:val="FooterChar"/>
    <w:uiPriority w:val="99"/>
    <w:unhideWhenUsed/>
    <w:rsid w:val="00C502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2D8"/>
  </w:style>
  <w:style w:type="character" w:styleId="Hyperlink">
    <w:name w:val="Hyperlink"/>
    <w:basedOn w:val="DefaultParagraphFont"/>
    <w:uiPriority w:val="99"/>
    <w:unhideWhenUsed/>
    <w:rsid w:val="00C51B49"/>
    <w:rPr>
      <w:color w:val="0000FF"/>
      <w:u w:val="single"/>
    </w:rPr>
  </w:style>
  <w:style w:type="character" w:styleId="Emphasis">
    <w:name w:val="Emphasis"/>
    <w:basedOn w:val="DefaultParagraphFont"/>
    <w:uiPriority w:val="20"/>
    <w:qFormat/>
    <w:rsid w:val="00C51B49"/>
    <w:rPr>
      <w:i/>
      <w:iCs/>
    </w:rPr>
  </w:style>
  <w:style w:type="character" w:styleId="UnresolvedMention">
    <w:name w:val="Unresolved Mention"/>
    <w:basedOn w:val="DefaultParagraphFont"/>
    <w:uiPriority w:val="99"/>
    <w:semiHidden/>
    <w:unhideWhenUsed/>
    <w:rsid w:val="0010244C"/>
    <w:rPr>
      <w:color w:val="605E5C"/>
      <w:shd w:val="clear" w:color="auto" w:fill="E1DFDD"/>
    </w:rPr>
  </w:style>
  <w:style w:type="character" w:styleId="FollowedHyperlink">
    <w:name w:val="FollowedHyperlink"/>
    <w:basedOn w:val="DefaultParagraphFont"/>
    <w:uiPriority w:val="99"/>
    <w:semiHidden/>
    <w:unhideWhenUsed/>
    <w:rsid w:val="009364E2"/>
    <w:rPr>
      <w:color w:val="954F72" w:themeColor="followedHyperlink"/>
      <w:u w:val="single"/>
    </w:rPr>
  </w:style>
  <w:style w:type="paragraph" w:styleId="ListParagraph">
    <w:name w:val="List Paragraph"/>
    <w:basedOn w:val="Normal"/>
    <w:uiPriority w:val="34"/>
    <w:qFormat/>
    <w:rsid w:val="008B1B31"/>
    <w:pPr>
      <w:ind w:left="720"/>
      <w:contextualSpacing/>
    </w:pPr>
  </w:style>
  <w:style w:type="paragraph" w:styleId="CommentText">
    <w:name w:val="annotation text"/>
    <w:basedOn w:val="Normal"/>
    <w:link w:val="CommentTextChar"/>
    <w:uiPriority w:val="99"/>
    <w:unhideWhenUsed/>
    <w:rsid w:val="008B1B31"/>
    <w:pPr>
      <w:spacing w:line="240" w:lineRule="auto"/>
    </w:pPr>
    <w:rPr>
      <w:sz w:val="20"/>
      <w:szCs w:val="20"/>
    </w:rPr>
  </w:style>
  <w:style w:type="character" w:customStyle="1" w:styleId="CommentTextChar">
    <w:name w:val="Comment Text Char"/>
    <w:basedOn w:val="DefaultParagraphFont"/>
    <w:link w:val="CommentText"/>
    <w:uiPriority w:val="99"/>
    <w:rsid w:val="008B1B31"/>
    <w:rPr>
      <w:sz w:val="20"/>
      <w:szCs w:val="20"/>
    </w:rPr>
  </w:style>
  <w:style w:type="paragraph" w:styleId="Caption">
    <w:name w:val="caption"/>
    <w:basedOn w:val="Normal"/>
    <w:next w:val="Normal"/>
    <w:uiPriority w:val="35"/>
    <w:unhideWhenUsed/>
    <w:qFormat/>
    <w:rsid w:val="00F22F8A"/>
    <w:pPr>
      <w:spacing w:after="200" w:line="240" w:lineRule="auto"/>
    </w:pPr>
    <w:rPr>
      <w:i/>
      <w:iCs/>
      <w:color w:val="44546A" w:themeColor="text2"/>
      <w:sz w:val="18"/>
      <w:szCs w:val="18"/>
    </w:rPr>
  </w:style>
  <w:style w:type="paragraph" w:styleId="NoSpacing">
    <w:name w:val="No Spacing"/>
    <w:uiPriority w:val="1"/>
    <w:qFormat/>
    <w:rsid w:val="00B815E9"/>
    <w:pPr>
      <w:spacing w:after="0" w:line="240" w:lineRule="auto"/>
    </w:pPr>
  </w:style>
  <w:style w:type="character" w:customStyle="1" w:styleId="sr-only">
    <w:name w:val="sr-only"/>
    <w:basedOn w:val="DefaultParagraphFont"/>
    <w:rsid w:val="00975148"/>
  </w:style>
  <w:style w:type="character" w:customStyle="1" w:styleId="emailsubheading">
    <w:name w:val="emailsubheading"/>
    <w:basedOn w:val="DefaultParagraphFont"/>
    <w:rsid w:val="00975148"/>
  </w:style>
  <w:style w:type="character" w:styleId="CommentReference">
    <w:name w:val="annotation reference"/>
    <w:basedOn w:val="DefaultParagraphFont"/>
    <w:uiPriority w:val="99"/>
    <w:semiHidden/>
    <w:unhideWhenUsed/>
    <w:rsid w:val="00D33526"/>
    <w:rPr>
      <w:sz w:val="16"/>
      <w:szCs w:val="16"/>
    </w:rPr>
  </w:style>
  <w:style w:type="paragraph" w:styleId="CommentSubject">
    <w:name w:val="annotation subject"/>
    <w:basedOn w:val="CommentText"/>
    <w:next w:val="CommentText"/>
    <w:link w:val="CommentSubjectChar"/>
    <w:uiPriority w:val="99"/>
    <w:semiHidden/>
    <w:unhideWhenUsed/>
    <w:rsid w:val="00D33526"/>
    <w:rPr>
      <w:b/>
      <w:bCs/>
    </w:rPr>
  </w:style>
  <w:style w:type="character" w:customStyle="1" w:styleId="CommentSubjectChar">
    <w:name w:val="Comment Subject Char"/>
    <w:basedOn w:val="CommentTextChar"/>
    <w:link w:val="CommentSubject"/>
    <w:uiPriority w:val="99"/>
    <w:semiHidden/>
    <w:rsid w:val="00D335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263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6.png"/><Relationship Id="rId21" Type="http://schemas.openxmlformats.org/officeDocument/2006/relationships/chart" Target="charts/chart1.xml"/><Relationship Id="rId34" Type="http://schemas.openxmlformats.org/officeDocument/2006/relationships/hyperlink" Target="https://www.usbr.gov/uc/rm/crsp/gc/"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1.emf"/><Relationship Id="rId25" Type="http://schemas.openxmlformats.org/officeDocument/2006/relationships/image" Target="media/image5.png"/><Relationship Id="rId33" Type="http://schemas.openxmlformats.org/officeDocument/2006/relationships/hyperlink" Target="https://www.nps.gov/grca/learn/education/upload/EcoArticle-Dec2011-12.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cmrc.gov/discharge_qw_sediment/station/GCDAMP/09380000" TargetMode="External"/><Relationship Id="rId20" Type="http://schemas.openxmlformats.org/officeDocument/2006/relationships/image" Target="media/image4.emf"/><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chart" Target="charts/chart4.xml"/><Relationship Id="rId32" Type="http://schemas.openxmlformats.org/officeDocument/2006/relationships/hyperlink" Target="http://gcdamp.com/index.php?title=The_Bugflow_Experiment"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usbr.gov/rsvrWater/HistoricalApp.html" TargetMode="External"/><Relationship Id="rId23" Type="http://schemas.openxmlformats.org/officeDocument/2006/relationships/chart" Target="charts/chart3.xm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mailto:jack.schmidt@usu.edu" TargetMode="External"/><Relationship Id="rId19" Type="http://schemas.openxmlformats.org/officeDocument/2006/relationships/image" Target="media/image3.emf"/><Relationship Id="rId31" Type="http://schemas.openxmlformats.org/officeDocument/2006/relationships/hyperlink" Target="https://github.com/moazzamalirind/-Bug-flow-" TargetMode="External"/><Relationship Id="rId4" Type="http://schemas.openxmlformats.org/officeDocument/2006/relationships/settings" Target="settings.xml"/><Relationship Id="rId9" Type="http://schemas.openxmlformats.org/officeDocument/2006/relationships/hyperlink" Target="mailto:david.rosenberg@usu.edu" TargetMode="External"/><Relationship Id="rId14" Type="http://schemas.openxmlformats.org/officeDocument/2006/relationships/hyperlink" Target="http://gcdamp.com/index.php?title=Long-term_Experimental_and_Management_Plan_(LTEMP)" TargetMode="External"/><Relationship Id="rId22" Type="http://schemas.openxmlformats.org/officeDocument/2006/relationships/chart" Target="charts/chart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xml"/><Relationship Id="rId8" Type="http://schemas.openxmlformats.org/officeDocument/2006/relationships/hyperlink" Target="mailto:moazzam.rind@usu.edu"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E:\Project_Bugflow\Montly_Models\April_2018\Model_Validation_April2018.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Project_Bugflow\Montly_Models\June_2018\Model_Validataion_June2018.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Project_Bugflow\Montly_Models\April_2018\Model_Validation_April2018.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4.xml.rels><?xml version="1.0" encoding="UTF-8" standalone="yes"?>
<Relationships xmlns="http://schemas.openxmlformats.org/package/2006/relationships"><Relationship Id="rId3" Type="http://schemas.openxmlformats.org/officeDocument/2006/relationships/oleObject" Target="file:///E:\Project_Bugflow\Montly_Models\June_2018\Model_Validataion_June2018.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94218991856787"/>
          <c:y val="5.5611765027589986E-2"/>
          <c:w val="0.8723354532606501"/>
          <c:h val="0.63647396571646397"/>
        </c:manualLayout>
      </c:layout>
      <c:lineChart>
        <c:grouping val="standard"/>
        <c:varyColors val="0"/>
        <c:ser>
          <c:idx val="0"/>
          <c:order val="0"/>
          <c:tx>
            <c:strRef>
              <c:f>Energy!$B$1</c:f>
              <c:strCache>
                <c:ptCount val="1"/>
                <c:pt idx="0">
                  <c:v>Energy Observed (MWh)</c:v>
                </c:pt>
              </c:strCache>
            </c:strRef>
          </c:tx>
          <c:spPr>
            <a:ln w="19050" cap="rnd">
              <a:solidFill>
                <a:schemeClr val="accent1"/>
              </a:solidFill>
              <a:round/>
            </a:ln>
            <a:effectLst/>
          </c:spPr>
          <c:marker>
            <c:symbol val="circle"/>
            <c:size val="3"/>
            <c:spPr>
              <a:solidFill>
                <a:schemeClr val="accent1"/>
              </a:solidFill>
              <a:ln w="9525">
                <a:solidFill>
                  <a:schemeClr val="accent1"/>
                </a:solidFill>
              </a:ln>
              <a:effectLst/>
            </c:spPr>
          </c:marker>
          <c:cat>
            <c:numRef>
              <c:f>Energy!$A$2:$A$31</c:f>
              <c:numCache>
                <c:formatCode>d\-mmm\-yy</c:formatCode>
                <c:ptCount val="30"/>
                <c:pt idx="0">
                  <c:v>43191</c:v>
                </c:pt>
                <c:pt idx="1">
                  <c:v>43192</c:v>
                </c:pt>
                <c:pt idx="2">
                  <c:v>43193</c:v>
                </c:pt>
                <c:pt idx="3">
                  <c:v>43194</c:v>
                </c:pt>
                <c:pt idx="4">
                  <c:v>43195</c:v>
                </c:pt>
                <c:pt idx="5">
                  <c:v>43196</c:v>
                </c:pt>
                <c:pt idx="6">
                  <c:v>43197</c:v>
                </c:pt>
                <c:pt idx="7">
                  <c:v>43198</c:v>
                </c:pt>
                <c:pt idx="8">
                  <c:v>43199</c:v>
                </c:pt>
                <c:pt idx="9">
                  <c:v>43200</c:v>
                </c:pt>
                <c:pt idx="10">
                  <c:v>43201</c:v>
                </c:pt>
                <c:pt idx="11">
                  <c:v>43202</c:v>
                </c:pt>
                <c:pt idx="12">
                  <c:v>43203</c:v>
                </c:pt>
                <c:pt idx="13">
                  <c:v>43204</c:v>
                </c:pt>
                <c:pt idx="14">
                  <c:v>43205</c:v>
                </c:pt>
                <c:pt idx="15">
                  <c:v>43206</c:v>
                </c:pt>
                <c:pt idx="16">
                  <c:v>43207</c:v>
                </c:pt>
                <c:pt idx="17">
                  <c:v>43208</c:v>
                </c:pt>
                <c:pt idx="18">
                  <c:v>43209</c:v>
                </c:pt>
                <c:pt idx="19">
                  <c:v>43210</c:v>
                </c:pt>
                <c:pt idx="20">
                  <c:v>43211</c:v>
                </c:pt>
                <c:pt idx="21">
                  <c:v>43212</c:v>
                </c:pt>
                <c:pt idx="22">
                  <c:v>43213</c:v>
                </c:pt>
                <c:pt idx="23">
                  <c:v>43214</c:v>
                </c:pt>
                <c:pt idx="24">
                  <c:v>43215</c:v>
                </c:pt>
                <c:pt idx="25">
                  <c:v>43216</c:v>
                </c:pt>
                <c:pt idx="26">
                  <c:v>43217</c:v>
                </c:pt>
                <c:pt idx="27">
                  <c:v>43218</c:v>
                </c:pt>
                <c:pt idx="28">
                  <c:v>43219</c:v>
                </c:pt>
                <c:pt idx="29">
                  <c:v>43220</c:v>
                </c:pt>
              </c:numCache>
            </c:numRef>
          </c:cat>
          <c:val>
            <c:numRef>
              <c:f>Energy!$B$2:$B$32</c:f>
              <c:numCache>
                <c:formatCode>General</c:formatCode>
                <c:ptCount val="31"/>
                <c:pt idx="0">
                  <c:v>9072</c:v>
                </c:pt>
                <c:pt idx="1">
                  <c:v>11054</c:v>
                </c:pt>
                <c:pt idx="2">
                  <c:v>10978</c:v>
                </c:pt>
                <c:pt idx="3">
                  <c:v>10740</c:v>
                </c:pt>
                <c:pt idx="4">
                  <c:v>11062</c:v>
                </c:pt>
                <c:pt idx="5">
                  <c:v>10674</c:v>
                </c:pt>
                <c:pt idx="6">
                  <c:v>10924</c:v>
                </c:pt>
                <c:pt idx="7">
                  <c:v>8785</c:v>
                </c:pt>
                <c:pt idx="8">
                  <c:v>11007</c:v>
                </c:pt>
                <c:pt idx="9">
                  <c:v>11058</c:v>
                </c:pt>
                <c:pt idx="10">
                  <c:v>10944</c:v>
                </c:pt>
                <c:pt idx="11">
                  <c:v>10812</c:v>
                </c:pt>
                <c:pt idx="12">
                  <c:v>10842</c:v>
                </c:pt>
                <c:pt idx="13">
                  <c:v>10314</c:v>
                </c:pt>
                <c:pt idx="14">
                  <c:v>8761</c:v>
                </c:pt>
                <c:pt idx="15">
                  <c:v>11140</c:v>
                </c:pt>
                <c:pt idx="16">
                  <c:v>10260</c:v>
                </c:pt>
                <c:pt idx="17">
                  <c:v>11345</c:v>
                </c:pt>
                <c:pt idx="18">
                  <c:v>11037</c:v>
                </c:pt>
                <c:pt idx="19">
                  <c:v>11535</c:v>
                </c:pt>
                <c:pt idx="20">
                  <c:v>10476</c:v>
                </c:pt>
                <c:pt idx="21">
                  <c:v>9461</c:v>
                </c:pt>
                <c:pt idx="22">
                  <c:v>11214</c:v>
                </c:pt>
                <c:pt idx="23">
                  <c:v>11057</c:v>
                </c:pt>
                <c:pt idx="24">
                  <c:v>11256</c:v>
                </c:pt>
                <c:pt idx="25">
                  <c:v>11188</c:v>
                </c:pt>
                <c:pt idx="26">
                  <c:v>11128</c:v>
                </c:pt>
                <c:pt idx="27">
                  <c:v>10181</c:v>
                </c:pt>
                <c:pt idx="28">
                  <c:v>8752</c:v>
                </c:pt>
                <c:pt idx="29">
                  <c:v>11137</c:v>
                </c:pt>
                <c:pt idx="30">
                  <c:v>318194</c:v>
                </c:pt>
              </c:numCache>
            </c:numRef>
          </c:val>
          <c:smooth val="0"/>
          <c:extLst>
            <c:ext xmlns:c16="http://schemas.microsoft.com/office/drawing/2014/chart" uri="{C3380CC4-5D6E-409C-BE32-E72D297353CC}">
              <c16:uniqueId val="{00000000-5348-4D39-9028-9873EE5463F9}"/>
            </c:ext>
          </c:extLst>
        </c:ser>
        <c:ser>
          <c:idx val="1"/>
          <c:order val="1"/>
          <c:tx>
            <c:strRef>
              <c:f>Energy!$E$1</c:f>
              <c:strCache>
                <c:ptCount val="1"/>
                <c:pt idx="0">
                  <c:v>Energy Simulated ( MWh) with 2 periods (9-22 &amp;22-9)</c:v>
                </c:pt>
              </c:strCache>
            </c:strRef>
          </c:tx>
          <c:spPr>
            <a:ln w="19050" cap="rnd">
              <a:solidFill>
                <a:schemeClr val="accent2"/>
              </a:solidFill>
              <a:round/>
            </a:ln>
            <a:effectLst/>
          </c:spPr>
          <c:marker>
            <c:symbol val="circle"/>
            <c:size val="3"/>
            <c:spPr>
              <a:solidFill>
                <a:schemeClr val="accent2"/>
              </a:solidFill>
              <a:ln w="9525">
                <a:solidFill>
                  <a:schemeClr val="accent2"/>
                </a:solidFill>
              </a:ln>
              <a:effectLst/>
            </c:spPr>
          </c:marker>
          <c:cat>
            <c:numRef>
              <c:f>Energy!$A$2:$A$31</c:f>
              <c:numCache>
                <c:formatCode>d\-mmm\-yy</c:formatCode>
                <c:ptCount val="30"/>
                <c:pt idx="0">
                  <c:v>43191</c:v>
                </c:pt>
                <c:pt idx="1">
                  <c:v>43192</c:v>
                </c:pt>
                <c:pt idx="2">
                  <c:v>43193</c:v>
                </c:pt>
                <c:pt idx="3">
                  <c:v>43194</c:v>
                </c:pt>
                <c:pt idx="4">
                  <c:v>43195</c:v>
                </c:pt>
                <c:pt idx="5">
                  <c:v>43196</c:v>
                </c:pt>
                <c:pt idx="6">
                  <c:v>43197</c:v>
                </c:pt>
                <c:pt idx="7">
                  <c:v>43198</c:v>
                </c:pt>
                <c:pt idx="8">
                  <c:v>43199</c:v>
                </c:pt>
                <c:pt idx="9">
                  <c:v>43200</c:v>
                </c:pt>
                <c:pt idx="10">
                  <c:v>43201</c:v>
                </c:pt>
                <c:pt idx="11">
                  <c:v>43202</c:v>
                </c:pt>
                <c:pt idx="12">
                  <c:v>43203</c:v>
                </c:pt>
                <c:pt idx="13">
                  <c:v>43204</c:v>
                </c:pt>
                <c:pt idx="14">
                  <c:v>43205</c:v>
                </c:pt>
                <c:pt idx="15">
                  <c:v>43206</c:v>
                </c:pt>
                <c:pt idx="16">
                  <c:v>43207</c:v>
                </c:pt>
                <c:pt idx="17">
                  <c:v>43208</c:v>
                </c:pt>
                <c:pt idx="18">
                  <c:v>43209</c:v>
                </c:pt>
                <c:pt idx="19">
                  <c:v>43210</c:v>
                </c:pt>
                <c:pt idx="20">
                  <c:v>43211</c:v>
                </c:pt>
                <c:pt idx="21">
                  <c:v>43212</c:v>
                </c:pt>
                <c:pt idx="22">
                  <c:v>43213</c:v>
                </c:pt>
                <c:pt idx="23">
                  <c:v>43214</c:v>
                </c:pt>
                <c:pt idx="24">
                  <c:v>43215</c:v>
                </c:pt>
                <c:pt idx="25">
                  <c:v>43216</c:v>
                </c:pt>
                <c:pt idx="26">
                  <c:v>43217</c:v>
                </c:pt>
                <c:pt idx="27">
                  <c:v>43218</c:v>
                </c:pt>
                <c:pt idx="28">
                  <c:v>43219</c:v>
                </c:pt>
                <c:pt idx="29">
                  <c:v>43220</c:v>
                </c:pt>
              </c:numCache>
            </c:numRef>
          </c:cat>
          <c:val>
            <c:numRef>
              <c:f>Energy!$E$2:$E$31</c:f>
              <c:numCache>
                <c:formatCode>0.00</c:formatCode>
                <c:ptCount val="30"/>
                <c:pt idx="0">
                  <c:v>9457.2754999999997</c:v>
                </c:pt>
                <c:pt idx="1">
                  <c:v>11532.846</c:v>
                </c:pt>
                <c:pt idx="2">
                  <c:v>11349.417874999999</c:v>
                </c:pt>
                <c:pt idx="3">
                  <c:v>11257.936</c:v>
                </c:pt>
                <c:pt idx="4">
                  <c:v>11440.714</c:v>
                </c:pt>
                <c:pt idx="5">
                  <c:v>11077.479875000001</c:v>
                </c:pt>
                <c:pt idx="6">
                  <c:v>11331.214375</c:v>
                </c:pt>
                <c:pt idx="7">
                  <c:v>9124.5043750000004</c:v>
                </c:pt>
                <c:pt idx="8">
                  <c:v>11447.215249999999</c:v>
                </c:pt>
                <c:pt idx="9">
                  <c:v>11543.991</c:v>
                </c:pt>
                <c:pt idx="10">
                  <c:v>11397.898625</c:v>
                </c:pt>
                <c:pt idx="11">
                  <c:v>11319.2335</c:v>
                </c:pt>
                <c:pt idx="12">
                  <c:v>11342.638000000001</c:v>
                </c:pt>
                <c:pt idx="13">
                  <c:v>10670.315875</c:v>
                </c:pt>
                <c:pt idx="14">
                  <c:v>9102.1214999999993</c:v>
                </c:pt>
                <c:pt idx="15">
                  <c:v>11715.995500000001</c:v>
                </c:pt>
                <c:pt idx="16">
                  <c:v>10732.820750000001</c:v>
                </c:pt>
                <c:pt idx="17">
                  <c:v>11859.20875</c:v>
                </c:pt>
                <c:pt idx="18">
                  <c:v>11600.0875</c:v>
                </c:pt>
                <c:pt idx="19">
                  <c:v>11958.584999999999</c:v>
                </c:pt>
                <c:pt idx="20">
                  <c:v>11095.776250000001</c:v>
                </c:pt>
                <c:pt idx="21">
                  <c:v>9690.5774999999994</c:v>
                </c:pt>
                <c:pt idx="22">
                  <c:v>11701.878500000001</c:v>
                </c:pt>
                <c:pt idx="23">
                  <c:v>11510.9275</c:v>
                </c:pt>
                <c:pt idx="24">
                  <c:v>11731.691375</c:v>
                </c:pt>
                <c:pt idx="25">
                  <c:v>11597.394125000001</c:v>
                </c:pt>
                <c:pt idx="26">
                  <c:v>11671.415499999999</c:v>
                </c:pt>
                <c:pt idx="27">
                  <c:v>10474.349625000001</c:v>
                </c:pt>
                <c:pt idx="28">
                  <c:v>9122.5540000000001</c:v>
                </c:pt>
                <c:pt idx="29">
                  <c:v>11594.70075</c:v>
                </c:pt>
              </c:numCache>
            </c:numRef>
          </c:val>
          <c:smooth val="0"/>
          <c:extLst>
            <c:ext xmlns:c16="http://schemas.microsoft.com/office/drawing/2014/chart" uri="{C3380CC4-5D6E-409C-BE32-E72D297353CC}">
              <c16:uniqueId val="{00000001-5348-4D39-9028-9873EE5463F9}"/>
            </c:ext>
          </c:extLst>
        </c:ser>
        <c:ser>
          <c:idx val="2"/>
          <c:order val="2"/>
          <c:tx>
            <c:strRef>
              <c:f>Energy!$G$1</c:f>
              <c:strCache>
                <c:ptCount val="1"/>
                <c:pt idx="0">
                  <c:v>Energy Simulated ( MWh) with 2 periods (4-9 &amp;9-4)</c:v>
                </c:pt>
              </c:strCache>
            </c:strRef>
          </c:tx>
          <c:spPr>
            <a:ln w="19050" cap="rnd">
              <a:solidFill>
                <a:schemeClr val="accent3"/>
              </a:solidFill>
              <a:round/>
            </a:ln>
            <a:effectLst/>
          </c:spPr>
          <c:marker>
            <c:symbol val="circle"/>
            <c:size val="3"/>
            <c:spPr>
              <a:solidFill>
                <a:schemeClr val="accent3"/>
              </a:solidFill>
              <a:ln w="9525">
                <a:solidFill>
                  <a:schemeClr val="accent3"/>
                </a:solidFill>
              </a:ln>
              <a:effectLst/>
            </c:spPr>
          </c:marker>
          <c:val>
            <c:numRef>
              <c:f>Energy!$G$2:$G$31</c:f>
              <c:numCache>
                <c:formatCode>0.00</c:formatCode>
                <c:ptCount val="30"/>
                <c:pt idx="0">
                  <c:v>9393.6561249999995</c:v>
                </c:pt>
                <c:pt idx="1">
                  <c:v>11483.715125000001</c:v>
                </c:pt>
                <c:pt idx="2">
                  <c:v>11400.034750000001</c:v>
                </c:pt>
                <c:pt idx="3">
                  <c:v>11179.456625000001</c:v>
                </c:pt>
                <c:pt idx="4">
                  <c:v>11483.62225</c:v>
                </c:pt>
                <c:pt idx="5">
                  <c:v>11109.150250000001</c:v>
                </c:pt>
                <c:pt idx="6">
                  <c:v>11386.753624999999</c:v>
                </c:pt>
                <c:pt idx="7">
                  <c:v>9105.8364999999994</c:v>
                </c:pt>
                <c:pt idx="8">
                  <c:v>11433.46975</c:v>
                </c:pt>
                <c:pt idx="9">
                  <c:v>11520.586499999999</c:v>
                </c:pt>
                <c:pt idx="10">
                  <c:v>11456.6885</c:v>
                </c:pt>
                <c:pt idx="11">
                  <c:v>11261.372375000001</c:v>
                </c:pt>
                <c:pt idx="12">
                  <c:v>11312.732249999999</c:v>
                </c:pt>
                <c:pt idx="13">
                  <c:v>10746.380499999999</c:v>
                </c:pt>
                <c:pt idx="14">
                  <c:v>9121.4395000000004</c:v>
                </c:pt>
                <c:pt idx="15">
                  <c:v>11566.745375</c:v>
                </c:pt>
                <c:pt idx="16">
                  <c:v>10748.237999999999</c:v>
                </c:pt>
                <c:pt idx="17">
                  <c:v>11851.9645</c:v>
                </c:pt>
                <c:pt idx="18">
                  <c:v>11510.9275</c:v>
                </c:pt>
                <c:pt idx="19">
                  <c:v>12083.966249999999</c:v>
                </c:pt>
                <c:pt idx="20">
                  <c:v>10925.815000000001</c:v>
                </c:pt>
                <c:pt idx="21">
                  <c:v>9893.3236250000009</c:v>
                </c:pt>
                <c:pt idx="22">
                  <c:v>11686.182624999999</c:v>
                </c:pt>
                <c:pt idx="23">
                  <c:v>11531.91725</c:v>
                </c:pt>
                <c:pt idx="24">
                  <c:v>11720.825000000001</c:v>
                </c:pt>
                <c:pt idx="25">
                  <c:v>11642.531375</c:v>
                </c:pt>
                <c:pt idx="26">
                  <c:v>11576.032875000001</c:v>
                </c:pt>
                <c:pt idx="27">
                  <c:v>10634.9305</c:v>
                </c:pt>
                <c:pt idx="28">
                  <c:v>9060.5134999999991</c:v>
                </c:pt>
                <c:pt idx="29">
                  <c:v>11623.956375</c:v>
                </c:pt>
              </c:numCache>
            </c:numRef>
          </c:val>
          <c:smooth val="0"/>
          <c:extLst>
            <c:ext xmlns:c16="http://schemas.microsoft.com/office/drawing/2014/chart" uri="{C3380CC4-5D6E-409C-BE32-E72D297353CC}">
              <c16:uniqueId val="{00000002-5348-4D39-9028-9873EE5463F9}"/>
            </c:ext>
          </c:extLst>
        </c:ser>
        <c:ser>
          <c:idx val="3"/>
          <c:order val="3"/>
          <c:tx>
            <c:strRef>
              <c:f>Energy!$K$1</c:f>
              <c:strCache>
                <c:ptCount val="1"/>
                <c:pt idx="0">
                  <c:v>Energy Simulated ( MWh) with 4 periods (0 - 5, 5-10, 10-14, 14-24)</c:v>
                </c:pt>
              </c:strCache>
            </c:strRef>
          </c:tx>
          <c:spPr>
            <a:ln w="19050" cap="rnd">
              <a:solidFill>
                <a:schemeClr val="accent4"/>
              </a:solidFill>
              <a:round/>
            </a:ln>
            <a:effectLst/>
          </c:spPr>
          <c:marker>
            <c:symbol val="circle"/>
            <c:size val="3"/>
            <c:spPr>
              <a:solidFill>
                <a:schemeClr val="accent4"/>
              </a:solidFill>
              <a:ln w="9525">
                <a:solidFill>
                  <a:schemeClr val="accent4"/>
                </a:solidFill>
              </a:ln>
              <a:effectLst/>
            </c:spPr>
          </c:marker>
          <c:val>
            <c:numRef>
              <c:f>Energy!$K$2:$K$31</c:f>
              <c:numCache>
                <c:formatCode>0.00</c:formatCode>
                <c:ptCount val="30"/>
                <c:pt idx="0">
                  <c:v>9563.6173749999998</c:v>
                </c:pt>
                <c:pt idx="1">
                  <c:v>11336.972625</c:v>
                </c:pt>
                <c:pt idx="2">
                  <c:v>11424.18225</c:v>
                </c:pt>
                <c:pt idx="3">
                  <c:v>11240.754124999999</c:v>
                </c:pt>
                <c:pt idx="4">
                  <c:v>11408.3935</c:v>
                </c:pt>
                <c:pt idx="5">
                  <c:v>11150.01525</c:v>
                </c:pt>
                <c:pt idx="6">
                  <c:v>11409.972374999999</c:v>
                </c:pt>
                <c:pt idx="7">
                  <c:v>9269.2965000000004</c:v>
                </c:pt>
                <c:pt idx="8">
                  <c:v>11296.943499999999</c:v>
                </c:pt>
                <c:pt idx="9">
                  <c:v>11463.004000000001</c:v>
                </c:pt>
                <c:pt idx="10">
                  <c:v>11599.716</c:v>
                </c:pt>
                <c:pt idx="11">
                  <c:v>11127.632374999999</c:v>
                </c:pt>
                <c:pt idx="12">
                  <c:v>11293.228499999999</c:v>
                </c:pt>
                <c:pt idx="13">
                  <c:v>10849.471750000001</c:v>
                </c:pt>
                <c:pt idx="14">
                  <c:v>9303.4745000000003</c:v>
                </c:pt>
                <c:pt idx="15">
                  <c:v>11273.260375</c:v>
                </c:pt>
                <c:pt idx="16">
                  <c:v>10789.102999999999</c:v>
                </c:pt>
                <c:pt idx="17">
                  <c:v>11797.168250000001</c:v>
                </c:pt>
                <c:pt idx="18">
                  <c:v>11498.85375</c:v>
                </c:pt>
                <c:pt idx="19">
                  <c:v>12111.828750000001</c:v>
                </c:pt>
                <c:pt idx="20">
                  <c:v>10938.817499999999</c:v>
                </c:pt>
                <c:pt idx="21">
                  <c:v>10043.781125</c:v>
                </c:pt>
                <c:pt idx="22">
                  <c:v>11519.007625</c:v>
                </c:pt>
                <c:pt idx="23">
                  <c:v>11581.141</c:v>
                </c:pt>
                <c:pt idx="24">
                  <c:v>11683.674999999999</c:v>
                </c:pt>
                <c:pt idx="25">
                  <c:v>11637.887624999999</c:v>
                </c:pt>
                <c:pt idx="26">
                  <c:v>11521.236625</c:v>
                </c:pt>
                <c:pt idx="27">
                  <c:v>10804.891750000001</c:v>
                </c:pt>
                <c:pt idx="28">
                  <c:v>9172.5207499999997</c:v>
                </c:pt>
                <c:pt idx="29">
                  <c:v>11342.916625</c:v>
                </c:pt>
              </c:numCache>
            </c:numRef>
          </c:val>
          <c:smooth val="0"/>
          <c:extLst>
            <c:ext xmlns:c16="http://schemas.microsoft.com/office/drawing/2014/chart" uri="{C3380CC4-5D6E-409C-BE32-E72D297353CC}">
              <c16:uniqueId val="{00000003-5348-4D39-9028-9873EE5463F9}"/>
            </c:ext>
          </c:extLst>
        </c:ser>
        <c:ser>
          <c:idx val="4"/>
          <c:order val="4"/>
          <c:tx>
            <c:strRef>
              <c:f>Energy!$I$1</c:f>
              <c:strCache>
                <c:ptCount val="1"/>
                <c:pt idx="0">
                  <c:v>Energy Simulated ( MWh) with 2 periods (0-8 &amp; 8-0)</c:v>
                </c:pt>
              </c:strCache>
            </c:strRef>
          </c:tx>
          <c:spPr>
            <a:ln w="19050" cap="rnd">
              <a:solidFill>
                <a:schemeClr val="accent5"/>
              </a:solidFill>
              <a:round/>
            </a:ln>
            <a:effectLst/>
          </c:spPr>
          <c:marker>
            <c:symbol val="circle"/>
            <c:size val="3"/>
            <c:spPr>
              <a:solidFill>
                <a:schemeClr val="accent5"/>
              </a:solidFill>
              <a:ln w="9525">
                <a:solidFill>
                  <a:schemeClr val="accent5"/>
                </a:solidFill>
              </a:ln>
              <a:effectLst/>
            </c:spPr>
          </c:marker>
          <c:val>
            <c:numRef>
              <c:f>Energy!$I$2:$I$31</c:f>
              <c:numCache>
                <c:formatCode>0.00</c:formatCode>
                <c:ptCount val="30"/>
                <c:pt idx="0">
                  <c:v>9563.6173749999998</c:v>
                </c:pt>
                <c:pt idx="1">
                  <c:v>11336.972625</c:v>
                </c:pt>
                <c:pt idx="2">
                  <c:v>11424.18225</c:v>
                </c:pt>
                <c:pt idx="3">
                  <c:v>11240.754124999999</c:v>
                </c:pt>
                <c:pt idx="4">
                  <c:v>11408.3935</c:v>
                </c:pt>
                <c:pt idx="5">
                  <c:v>11150.01525</c:v>
                </c:pt>
                <c:pt idx="6">
                  <c:v>11409.972374999999</c:v>
                </c:pt>
                <c:pt idx="7">
                  <c:v>9269.2965000000004</c:v>
                </c:pt>
                <c:pt idx="8">
                  <c:v>11296.943499999999</c:v>
                </c:pt>
                <c:pt idx="9">
                  <c:v>11463.004000000001</c:v>
                </c:pt>
                <c:pt idx="10">
                  <c:v>11599.716</c:v>
                </c:pt>
                <c:pt idx="11">
                  <c:v>11127.632374999999</c:v>
                </c:pt>
                <c:pt idx="12">
                  <c:v>11293.228499999999</c:v>
                </c:pt>
                <c:pt idx="13">
                  <c:v>10849.471750000001</c:v>
                </c:pt>
                <c:pt idx="14">
                  <c:v>9303.4745000000003</c:v>
                </c:pt>
                <c:pt idx="15">
                  <c:v>11273.260375</c:v>
                </c:pt>
                <c:pt idx="16">
                  <c:v>10789.102999999999</c:v>
                </c:pt>
                <c:pt idx="17">
                  <c:v>11797.168250000001</c:v>
                </c:pt>
                <c:pt idx="18">
                  <c:v>11498.85375</c:v>
                </c:pt>
                <c:pt idx="19">
                  <c:v>12111.828750000001</c:v>
                </c:pt>
                <c:pt idx="20">
                  <c:v>10938.817499999999</c:v>
                </c:pt>
                <c:pt idx="21">
                  <c:v>10043.781125</c:v>
                </c:pt>
                <c:pt idx="22">
                  <c:v>11519.007625</c:v>
                </c:pt>
                <c:pt idx="23">
                  <c:v>11581.141</c:v>
                </c:pt>
                <c:pt idx="24">
                  <c:v>11683.674999999999</c:v>
                </c:pt>
                <c:pt idx="25">
                  <c:v>11637.887624999999</c:v>
                </c:pt>
                <c:pt idx="26">
                  <c:v>11521.236625</c:v>
                </c:pt>
                <c:pt idx="27">
                  <c:v>10804.891750000001</c:v>
                </c:pt>
                <c:pt idx="28">
                  <c:v>9172.5207499999997</c:v>
                </c:pt>
                <c:pt idx="29">
                  <c:v>11342.916625</c:v>
                </c:pt>
              </c:numCache>
            </c:numRef>
          </c:val>
          <c:smooth val="0"/>
          <c:extLst>
            <c:ext xmlns:c16="http://schemas.microsoft.com/office/drawing/2014/chart" uri="{C3380CC4-5D6E-409C-BE32-E72D297353CC}">
              <c16:uniqueId val="{00000004-5348-4D39-9028-9873EE5463F9}"/>
            </c:ext>
          </c:extLst>
        </c:ser>
        <c:ser>
          <c:idx val="5"/>
          <c:order val="5"/>
          <c:tx>
            <c:strRef>
              <c:f>Energy!$C$1</c:f>
              <c:strCache>
                <c:ptCount val="1"/>
                <c:pt idx="0">
                  <c:v>Energy Simulated ( MWh) hourly</c:v>
                </c:pt>
              </c:strCache>
            </c:strRef>
          </c:tx>
          <c:spPr>
            <a:ln w="12700" cap="rnd">
              <a:solidFill>
                <a:schemeClr val="accent6"/>
              </a:solidFill>
              <a:round/>
            </a:ln>
            <a:effectLst/>
          </c:spPr>
          <c:marker>
            <c:symbol val="circle"/>
            <c:size val="4"/>
            <c:spPr>
              <a:solidFill>
                <a:schemeClr val="accent6"/>
              </a:solidFill>
              <a:ln w="9525">
                <a:noFill/>
              </a:ln>
              <a:effectLst/>
            </c:spPr>
          </c:marker>
          <c:val>
            <c:numRef>
              <c:f>Energy!$C$2:$C$31</c:f>
              <c:numCache>
                <c:formatCode>0.00</c:formatCode>
                <c:ptCount val="30"/>
                <c:pt idx="0">
                  <c:v>9563.6173749999998</c:v>
                </c:pt>
                <c:pt idx="1">
                  <c:v>11336.972625</c:v>
                </c:pt>
                <c:pt idx="2">
                  <c:v>11424.18225</c:v>
                </c:pt>
                <c:pt idx="3">
                  <c:v>11240.754124999999</c:v>
                </c:pt>
                <c:pt idx="4">
                  <c:v>11408.3935</c:v>
                </c:pt>
                <c:pt idx="5">
                  <c:v>11150.01525</c:v>
                </c:pt>
                <c:pt idx="6">
                  <c:v>11409.972374999999</c:v>
                </c:pt>
                <c:pt idx="7">
                  <c:v>9269.2965000000004</c:v>
                </c:pt>
                <c:pt idx="8">
                  <c:v>11296.943499999999</c:v>
                </c:pt>
                <c:pt idx="9">
                  <c:v>11463.004000000001</c:v>
                </c:pt>
                <c:pt idx="10">
                  <c:v>11599.716</c:v>
                </c:pt>
                <c:pt idx="11">
                  <c:v>11127.632374999999</c:v>
                </c:pt>
                <c:pt idx="12">
                  <c:v>11293.228499999999</c:v>
                </c:pt>
                <c:pt idx="13">
                  <c:v>10849.471750000001</c:v>
                </c:pt>
                <c:pt idx="14">
                  <c:v>9303.4745000000003</c:v>
                </c:pt>
                <c:pt idx="15">
                  <c:v>11273.260375</c:v>
                </c:pt>
                <c:pt idx="16">
                  <c:v>10789.102999999999</c:v>
                </c:pt>
                <c:pt idx="17">
                  <c:v>11797.168250000001</c:v>
                </c:pt>
                <c:pt idx="18">
                  <c:v>11498.85375</c:v>
                </c:pt>
                <c:pt idx="19">
                  <c:v>12111.828750000001</c:v>
                </c:pt>
                <c:pt idx="20">
                  <c:v>10938.817499999999</c:v>
                </c:pt>
                <c:pt idx="21">
                  <c:v>10043.781125</c:v>
                </c:pt>
                <c:pt idx="22">
                  <c:v>11519.007625</c:v>
                </c:pt>
                <c:pt idx="23">
                  <c:v>11581.141</c:v>
                </c:pt>
                <c:pt idx="24">
                  <c:v>11683.674999999999</c:v>
                </c:pt>
                <c:pt idx="25">
                  <c:v>11637.887624999999</c:v>
                </c:pt>
                <c:pt idx="26">
                  <c:v>11521.236625</c:v>
                </c:pt>
                <c:pt idx="27">
                  <c:v>10804.891750000001</c:v>
                </c:pt>
                <c:pt idx="28">
                  <c:v>9172.5207499999997</c:v>
                </c:pt>
                <c:pt idx="29">
                  <c:v>11342.916625</c:v>
                </c:pt>
              </c:numCache>
            </c:numRef>
          </c:val>
          <c:smooth val="0"/>
          <c:extLst>
            <c:ext xmlns:c16="http://schemas.microsoft.com/office/drawing/2014/chart" uri="{C3380CC4-5D6E-409C-BE32-E72D297353CC}">
              <c16:uniqueId val="{00000005-5348-4D39-9028-9873EE5463F9}"/>
            </c:ext>
          </c:extLst>
        </c:ser>
        <c:dLbls>
          <c:showLegendKey val="0"/>
          <c:showVal val="0"/>
          <c:showCatName val="0"/>
          <c:showSerName val="0"/>
          <c:showPercent val="0"/>
          <c:showBubbleSize val="0"/>
        </c:dLbls>
        <c:marker val="1"/>
        <c:smooth val="0"/>
        <c:axId val="1783346400"/>
        <c:axId val="1692812880"/>
      </c:lineChart>
      <c:dateAx>
        <c:axId val="1783346400"/>
        <c:scaling>
          <c:orientation val="minMax"/>
        </c:scaling>
        <c:delete val="0"/>
        <c:axPos val="b"/>
        <c:numFmt formatCode="d\-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692812880"/>
        <c:crosses val="autoZero"/>
        <c:auto val="1"/>
        <c:lblOffset val="100"/>
        <c:baseTimeUnit val="days"/>
      </c:dateAx>
      <c:valAx>
        <c:axId val="1692812880"/>
        <c:scaling>
          <c:orientation val="minMax"/>
          <c:min val="8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Energy Generated (MWh)</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783346400"/>
        <c:crosses val="autoZero"/>
        <c:crossBetween val="between"/>
      </c:valAx>
      <c:spPr>
        <a:noFill/>
        <a:ln>
          <a:noFill/>
        </a:ln>
        <a:effectLst/>
      </c:spPr>
    </c:plotArea>
    <c:legend>
      <c:legendPos val="r"/>
      <c:layout>
        <c:manualLayout>
          <c:xMode val="edge"/>
          <c:yMode val="edge"/>
          <c:x val="0"/>
          <c:y val="0.83744322915266989"/>
          <c:w val="1"/>
          <c:h val="0.16216360753540621"/>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611054916928854"/>
          <c:y val="5.028107850155094E-2"/>
          <c:w val="0.83893418574629908"/>
          <c:h val="0.60728364394581902"/>
        </c:manualLayout>
      </c:layout>
      <c:lineChart>
        <c:grouping val="standard"/>
        <c:varyColors val="0"/>
        <c:ser>
          <c:idx val="0"/>
          <c:order val="0"/>
          <c:tx>
            <c:strRef>
              <c:f>Energy!$B$1</c:f>
              <c:strCache>
                <c:ptCount val="1"/>
                <c:pt idx="0">
                  <c:v>Energy Observed (MWh)</c:v>
                </c:pt>
              </c:strCache>
            </c:strRef>
          </c:tx>
          <c:spPr>
            <a:ln w="19050" cap="rnd">
              <a:solidFill>
                <a:schemeClr val="accent1"/>
              </a:solidFill>
              <a:round/>
            </a:ln>
            <a:effectLst/>
          </c:spPr>
          <c:marker>
            <c:symbol val="circle"/>
            <c:size val="3"/>
            <c:spPr>
              <a:solidFill>
                <a:schemeClr val="accent1"/>
              </a:solidFill>
              <a:ln w="1270">
                <a:solidFill>
                  <a:schemeClr val="accent1"/>
                </a:solidFill>
              </a:ln>
              <a:effectLst/>
            </c:spPr>
          </c:marker>
          <c:cat>
            <c:numRef>
              <c:f>Energy!$A$2:$A$31</c:f>
              <c:numCache>
                <c:formatCode>d\-mmm\-yy</c:formatCode>
                <c:ptCount val="30"/>
                <c:pt idx="0">
                  <c:v>43252</c:v>
                </c:pt>
                <c:pt idx="1">
                  <c:v>43253</c:v>
                </c:pt>
                <c:pt idx="2">
                  <c:v>43254</c:v>
                </c:pt>
                <c:pt idx="3">
                  <c:v>43255</c:v>
                </c:pt>
                <c:pt idx="4">
                  <c:v>43256</c:v>
                </c:pt>
                <c:pt idx="5">
                  <c:v>43257</c:v>
                </c:pt>
                <c:pt idx="6">
                  <c:v>43258</c:v>
                </c:pt>
                <c:pt idx="7">
                  <c:v>43259</c:v>
                </c:pt>
                <c:pt idx="8">
                  <c:v>43260</c:v>
                </c:pt>
                <c:pt idx="9">
                  <c:v>43261</c:v>
                </c:pt>
                <c:pt idx="10">
                  <c:v>43262</c:v>
                </c:pt>
                <c:pt idx="11">
                  <c:v>43263</c:v>
                </c:pt>
                <c:pt idx="12">
                  <c:v>43264</c:v>
                </c:pt>
                <c:pt idx="13">
                  <c:v>43265</c:v>
                </c:pt>
                <c:pt idx="14">
                  <c:v>43266</c:v>
                </c:pt>
                <c:pt idx="15">
                  <c:v>43267</c:v>
                </c:pt>
                <c:pt idx="16">
                  <c:v>43268</c:v>
                </c:pt>
                <c:pt idx="17">
                  <c:v>43269</c:v>
                </c:pt>
                <c:pt idx="18">
                  <c:v>43270</c:v>
                </c:pt>
                <c:pt idx="19">
                  <c:v>43271</c:v>
                </c:pt>
                <c:pt idx="20">
                  <c:v>43272</c:v>
                </c:pt>
                <c:pt idx="21">
                  <c:v>43273</c:v>
                </c:pt>
                <c:pt idx="22">
                  <c:v>43274</c:v>
                </c:pt>
                <c:pt idx="23">
                  <c:v>43275</c:v>
                </c:pt>
                <c:pt idx="24">
                  <c:v>43276</c:v>
                </c:pt>
                <c:pt idx="25">
                  <c:v>43277</c:v>
                </c:pt>
                <c:pt idx="26">
                  <c:v>43278</c:v>
                </c:pt>
                <c:pt idx="27">
                  <c:v>43279</c:v>
                </c:pt>
                <c:pt idx="28">
                  <c:v>43280</c:v>
                </c:pt>
                <c:pt idx="29">
                  <c:v>43281</c:v>
                </c:pt>
              </c:numCache>
            </c:numRef>
          </c:cat>
          <c:val>
            <c:numRef>
              <c:f>Energy!$B$2:$B$31</c:f>
              <c:numCache>
                <c:formatCode>0.00</c:formatCode>
                <c:ptCount val="30"/>
                <c:pt idx="0">
                  <c:v>12654</c:v>
                </c:pt>
                <c:pt idx="1">
                  <c:v>8867</c:v>
                </c:pt>
                <c:pt idx="2">
                  <c:v>8890</c:v>
                </c:pt>
                <c:pt idx="3">
                  <c:v>12668</c:v>
                </c:pt>
                <c:pt idx="4">
                  <c:v>12428</c:v>
                </c:pt>
                <c:pt idx="5">
                  <c:v>12480</c:v>
                </c:pt>
                <c:pt idx="6">
                  <c:v>12656</c:v>
                </c:pt>
                <c:pt idx="7">
                  <c:v>12493</c:v>
                </c:pt>
                <c:pt idx="8">
                  <c:v>8854</c:v>
                </c:pt>
                <c:pt idx="9">
                  <c:v>8838</c:v>
                </c:pt>
                <c:pt idx="10">
                  <c:v>12568</c:v>
                </c:pt>
                <c:pt idx="11">
                  <c:v>12731</c:v>
                </c:pt>
                <c:pt idx="12">
                  <c:v>12544</c:v>
                </c:pt>
                <c:pt idx="13">
                  <c:v>12605</c:v>
                </c:pt>
                <c:pt idx="14">
                  <c:v>12525</c:v>
                </c:pt>
                <c:pt idx="15">
                  <c:v>8848</c:v>
                </c:pt>
                <c:pt idx="16">
                  <c:v>8828</c:v>
                </c:pt>
                <c:pt idx="17">
                  <c:v>12569</c:v>
                </c:pt>
                <c:pt idx="18">
                  <c:v>12674</c:v>
                </c:pt>
                <c:pt idx="19">
                  <c:v>12449</c:v>
                </c:pt>
                <c:pt idx="20">
                  <c:v>12541</c:v>
                </c:pt>
                <c:pt idx="21">
                  <c:v>12594</c:v>
                </c:pt>
                <c:pt idx="22">
                  <c:v>8871</c:v>
                </c:pt>
                <c:pt idx="23">
                  <c:v>8829</c:v>
                </c:pt>
                <c:pt idx="24">
                  <c:v>12662</c:v>
                </c:pt>
                <c:pt idx="25">
                  <c:v>12459</c:v>
                </c:pt>
                <c:pt idx="26">
                  <c:v>12449</c:v>
                </c:pt>
                <c:pt idx="27">
                  <c:v>12380</c:v>
                </c:pt>
                <c:pt idx="28">
                  <c:v>12449</c:v>
                </c:pt>
                <c:pt idx="29">
                  <c:v>8799</c:v>
                </c:pt>
              </c:numCache>
            </c:numRef>
          </c:val>
          <c:smooth val="0"/>
          <c:extLst>
            <c:ext xmlns:c16="http://schemas.microsoft.com/office/drawing/2014/chart" uri="{C3380CC4-5D6E-409C-BE32-E72D297353CC}">
              <c16:uniqueId val="{00000000-8DEA-41F4-98E2-EDAE3A9648B9}"/>
            </c:ext>
          </c:extLst>
        </c:ser>
        <c:ser>
          <c:idx val="1"/>
          <c:order val="1"/>
          <c:tx>
            <c:strRef>
              <c:f>Energy!$C$1</c:f>
              <c:strCache>
                <c:ptCount val="1"/>
                <c:pt idx="0">
                  <c:v>Energy Simulated ( MWh) hourly</c:v>
                </c:pt>
              </c:strCache>
            </c:strRef>
          </c:tx>
          <c:spPr>
            <a:ln w="19050" cap="rnd">
              <a:solidFill>
                <a:schemeClr val="accent2"/>
              </a:solidFill>
              <a:round/>
            </a:ln>
            <a:effectLst/>
          </c:spPr>
          <c:marker>
            <c:symbol val="circle"/>
            <c:size val="3"/>
            <c:spPr>
              <a:solidFill>
                <a:schemeClr val="accent2"/>
              </a:solidFill>
              <a:ln w="3175">
                <a:solidFill>
                  <a:schemeClr val="accent2"/>
                </a:solidFill>
              </a:ln>
              <a:effectLst/>
            </c:spPr>
          </c:marker>
          <c:cat>
            <c:numRef>
              <c:f>Energy!$A$2:$A$31</c:f>
              <c:numCache>
                <c:formatCode>d\-mmm\-yy</c:formatCode>
                <c:ptCount val="30"/>
                <c:pt idx="0">
                  <c:v>43252</c:v>
                </c:pt>
                <c:pt idx="1">
                  <c:v>43253</c:v>
                </c:pt>
                <c:pt idx="2">
                  <c:v>43254</c:v>
                </c:pt>
                <c:pt idx="3">
                  <c:v>43255</c:v>
                </c:pt>
                <c:pt idx="4">
                  <c:v>43256</c:v>
                </c:pt>
                <c:pt idx="5">
                  <c:v>43257</c:v>
                </c:pt>
                <c:pt idx="6">
                  <c:v>43258</c:v>
                </c:pt>
                <c:pt idx="7">
                  <c:v>43259</c:v>
                </c:pt>
                <c:pt idx="8">
                  <c:v>43260</c:v>
                </c:pt>
                <c:pt idx="9">
                  <c:v>43261</c:v>
                </c:pt>
                <c:pt idx="10">
                  <c:v>43262</c:v>
                </c:pt>
                <c:pt idx="11">
                  <c:v>43263</c:v>
                </c:pt>
                <c:pt idx="12">
                  <c:v>43264</c:v>
                </c:pt>
                <c:pt idx="13">
                  <c:v>43265</c:v>
                </c:pt>
                <c:pt idx="14">
                  <c:v>43266</c:v>
                </c:pt>
                <c:pt idx="15">
                  <c:v>43267</c:v>
                </c:pt>
                <c:pt idx="16">
                  <c:v>43268</c:v>
                </c:pt>
                <c:pt idx="17">
                  <c:v>43269</c:v>
                </c:pt>
                <c:pt idx="18">
                  <c:v>43270</c:v>
                </c:pt>
                <c:pt idx="19">
                  <c:v>43271</c:v>
                </c:pt>
                <c:pt idx="20">
                  <c:v>43272</c:v>
                </c:pt>
                <c:pt idx="21">
                  <c:v>43273</c:v>
                </c:pt>
                <c:pt idx="22">
                  <c:v>43274</c:v>
                </c:pt>
                <c:pt idx="23">
                  <c:v>43275</c:v>
                </c:pt>
                <c:pt idx="24">
                  <c:v>43276</c:v>
                </c:pt>
                <c:pt idx="25">
                  <c:v>43277</c:v>
                </c:pt>
                <c:pt idx="26">
                  <c:v>43278</c:v>
                </c:pt>
                <c:pt idx="27">
                  <c:v>43279</c:v>
                </c:pt>
                <c:pt idx="28">
                  <c:v>43280</c:v>
                </c:pt>
                <c:pt idx="29">
                  <c:v>43281</c:v>
                </c:pt>
              </c:numCache>
            </c:numRef>
          </c:cat>
          <c:val>
            <c:numRef>
              <c:f>Energy!$C$2:$C$31</c:f>
              <c:numCache>
                <c:formatCode>0.00</c:formatCode>
                <c:ptCount val="30"/>
                <c:pt idx="0">
                  <c:v>12804.583375</c:v>
                </c:pt>
                <c:pt idx="1">
                  <c:v>9593.0587500000001</c:v>
                </c:pt>
                <c:pt idx="2">
                  <c:v>9046.9537500000006</c:v>
                </c:pt>
                <c:pt idx="3">
                  <c:v>12413.579625</c:v>
                </c:pt>
                <c:pt idx="4">
                  <c:v>12715.237625</c:v>
                </c:pt>
                <c:pt idx="5">
                  <c:v>12748.95125</c:v>
                </c:pt>
                <c:pt idx="6">
                  <c:v>12718.116749999999</c:v>
                </c:pt>
                <c:pt idx="7">
                  <c:v>12990.42625</c:v>
                </c:pt>
                <c:pt idx="8">
                  <c:v>9563.3387500000008</c:v>
                </c:pt>
                <c:pt idx="9">
                  <c:v>9021.8775000000005</c:v>
                </c:pt>
                <c:pt idx="10">
                  <c:v>12204.332249999999</c:v>
                </c:pt>
                <c:pt idx="11">
                  <c:v>13154.815000000001</c:v>
                </c:pt>
                <c:pt idx="12">
                  <c:v>12764.275625</c:v>
                </c:pt>
                <c:pt idx="13">
                  <c:v>12911.668250000001</c:v>
                </c:pt>
                <c:pt idx="14">
                  <c:v>12790.187749999999</c:v>
                </c:pt>
                <c:pt idx="15">
                  <c:v>9513.1862500000007</c:v>
                </c:pt>
                <c:pt idx="16">
                  <c:v>8921.2938749999994</c:v>
                </c:pt>
                <c:pt idx="17">
                  <c:v>12282.440124999999</c:v>
                </c:pt>
                <c:pt idx="18">
                  <c:v>12923.18475</c:v>
                </c:pt>
                <c:pt idx="19">
                  <c:v>12777.092375</c:v>
                </c:pt>
                <c:pt idx="20">
                  <c:v>12849.62775</c:v>
                </c:pt>
                <c:pt idx="21">
                  <c:v>12888.078</c:v>
                </c:pt>
                <c:pt idx="22">
                  <c:v>9560.9240000000009</c:v>
                </c:pt>
                <c:pt idx="23">
                  <c:v>9007.9462500000009</c:v>
                </c:pt>
                <c:pt idx="24">
                  <c:v>12425.189</c:v>
                </c:pt>
                <c:pt idx="25">
                  <c:v>12682.638499999999</c:v>
                </c:pt>
                <c:pt idx="26">
                  <c:v>12863.837625</c:v>
                </c:pt>
                <c:pt idx="27">
                  <c:v>12742.0785</c:v>
                </c:pt>
                <c:pt idx="28">
                  <c:v>12722.0175</c:v>
                </c:pt>
                <c:pt idx="29">
                  <c:v>9491.8250000000007</c:v>
                </c:pt>
              </c:numCache>
            </c:numRef>
          </c:val>
          <c:smooth val="0"/>
          <c:extLst>
            <c:ext xmlns:c16="http://schemas.microsoft.com/office/drawing/2014/chart" uri="{C3380CC4-5D6E-409C-BE32-E72D297353CC}">
              <c16:uniqueId val="{00000001-8DEA-41F4-98E2-EDAE3A9648B9}"/>
            </c:ext>
          </c:extLst>
        </c:ser>
        <c:ser>
          <c:idx val="2"/>
          <c:order val="2"/>
          <c:tx>
            <c:strRef>
              <c:f>Energy!$E$1</c:f>
              <c:strCache>
                <c:ptCount val="1"/>
                <c:pt idx="0">
                  <c:v>Energy Simulated ( MWh) with 2 periods (9-22 &amp;22-9)</c:v>
                </c:pt>
              </c:strCache>
            </c:strRef>
          </c:tx>
          <c:spPr>
            <a:ln w="19050" cap="rnd">
              <a:solidFill>
                <a:schemeClr val="accent3"/>
              </a:solidFill>
              <a:round/>
            </a:ln>
            <a:effectLst/>
          </c:spPr>
          <c:marker>
            <c:symbol val="circle"/>
            <c:size val="3"/>
            <c:spPr>
              <a:solidFill>
                <a:schemeClr val="accent3"/>
              </a:solidFill>
              <a:ln w="3175">
                <a:solidFill>
                  <a:schemeClr val="accent3"/>
                </a:solidFill>
              </a:ln>
              <a:effectLst/>
            </c:spPr>
          </c:marker>
          <c:cat>
            <c:numRef>
              <c:f>Energy!$A$2:$A$31</c:f>
              <c:numCache>
                <c:formatCode>d\-mmm\-yy</c:formatCode>
                <c:ptCount val="30"/>
                <c:pt idx="0">
                  <c:v>43252</c:v>
                </c:pt>
                <c:pt idx="1">
                  <c:v>43253</c:v>
                </c:pt>
                <c:pt idx="2">
                  <c:v>43254</c:v>
                </c:pt>
                <c:pt idx="3">
                  <c:v>43255</c:v>
                </c:pt>
                <c:pt idx="4">
                  <c:v>43256</c:v>
                </c:pt>
                <c:pt idx="5">
                  <c:v>43257</c:v>
                </c:pt>
                <c:pt idx="6">
                  <c:v>43258</c:v>
                </c:pt>
                <c:pt idx="7">
                  <c:v>43259</c:v>
                </c:pt>
                <c:pt idx="8">
                  <c:v>43260</c:v>
                </c:pt>
                <c:pt idx="9">
                  <c:v>43261</c:v>
                </c:pt>
                <c:pt idx="10">
                  <c:v>43262</c:v>
                </c:pt>
                <c:pt idx="11">
                  <c:v>43263</c:v>
                </c:pt>
                <c:pt idx="12">
                  <c:v>43264</c:v>
                </c:pt>
                <c:pt idx="13">
                  <c:v>43265</c:v>
                </c:pt>
                <c:pt idx="14">
                  <c:v>43266</c:v>
                </c:pt>
                <c:pt idx="15">
                  <c:v>43267</c:v>
                </c:pt>
                <c:pt idx="16">
                  <c:v>43268</c:v>
                </c:pt>
                <c:pt idx="17">
                  <c:v>43269</c:v>
                </c:pt>
                <c:pt idx="18">
                  <c:v>43270</c:v>
                </c:pt>
                <c:pt idx="19">
                  <c:v>43271</c:v>
                </c:pt>
                <c:pt idx="20">
                  <c:v>43272</c:v>
                </c:pt>
                <c:pt idx="21">
                  <c:v>43273</c:v>
                </c:pt>
                <c:pt idx="22">
                  <c:v>43274</c:v>
                </c:pt>
                <c:pt idx="23">
                  <c:v>43275</c:v>
                </c:pt>
                <c:pt idx="24">
                  <c:v>43276</c:v>
                </c:pt>
                <c:pt idx="25">
                  <c:v>43277</c:v>
                </c:pt>
                <c:pt idx="26">
                  <c:v>43278</c:v>
                </c:pt>
                <c:pt idx="27">
                  <c:v>43279</c:v>
                </c:pt>
                <c:pt idx="28">
                  <c:v>43280</c:v>
                </c:pt>
                <c:pt idx="29">
                  <c:v>43281</c:v>
                </c:pt>
              </c:numCache>
            </c:numRef>
          </c:cat>
          <c:val>
            <c:numRef>
              <c:f>Energy!$E$2:$E$31</c:f>
              <c:numCache>
                <c:formatCode>0.00</c:formatCode>
                <c:ptCount val="30"/>
                <c:pt idx="0">
                  <c:v>13033.14875</c:v>
                </c:pt>
                <c:pt idx="1">
                  <c:v>9039.5237500000003</c:v>
                </c:pt>
                <c:pt idx="2">
                  <c:v>9000.4233750000003</c:v>
                </c:pt>
                <c:pt idx="3">
                  <c:v>12915.847625</c:v>
                </c:pt>
                <c:pt idx="4">
                  <c:v>12835.325000000001</c:v>
                </c:pt>
                <c:pt idx="5">
                  <c:v>12568.588</c:v>
                </c:pt>
                <c:pt idx="6">
                  <c:v>12959.7775</c:v>
                </c:pt>
                <c:pt idx="7">
                  <c:v>12875.26125</c:v>
                </c:pt>
                <c:pt idx="8">
                  <c:v>9015.3762499999993</c:v>
                </c:pt>
                <c:pt idx="9">
                  <c:v>8986.2134999999998</c:v>
                </c:pt>
                <c:pt idx="10">
                  <c:v>13064.72625</c:v>
                </c:pt>
                <c:pt idx="11">
                  <c:v>12791.209375</c:v>
                </c:pt>
                <c:pt idx="12">
                  <c:v>12813.22075</c:v>
                </c:pt>
                <c:pt idx="13">
                  <c:v>12916.49775</c:v>
                </c:pt>
                <c:pt idx="14">
                  <c:v>12814.8925</c:v>
                </c:pt>
                <c:pt idx="15">
                  <c:v>8957.2365000000009</c:v>
                </c:pt>
                <c:pt idx="16">
                  <c:v>8875.1350000000002</c:v>
                </c:pt>
                <c:pt idx="17">
                  <c:v>12841.454750000001</c:v>
                </c:pt>
                <c:pt idx="18">
                  <c:v>12941.481125</c:v>
                </c:pt>
                <c:pt idx="19">
                  <c:v>12744.679</c:v>
                </c:pt>
                <c:pt idx="20">
                  <c:v>12863.001749999999</c:v>
                </c:pt>
                <c:pt idx="21">
                  <c:v>12968.13625</c:v>
                </c:pt>
                <c:pt idx="22">
                  <c:v>8982.3127499999991</c:v>
                </c:pt>
                <c:pt idx="23">
                  <c:v>8973.9539999999997</c:v>
                </c:pt>
                <c:pt idx="24">
                  <c:v>12928.757250000001</c:v>
                </c:pt>
                <c:pt idx="25">
                  <c:v>12809.041375000001</c:v>
                </c:pt>
                <c:pt idx="26">
                  <c:v>12743.936</c:v>
                </c:pt>
                <c:pt idx="27">
                  <c:v>12731.305</c:v>
                </c:pt>
                <c:pt idx="28">
                  <c:v>12807.4625</c:v>
                </c:pt>
                <c:pt idx="29">
                  <c:v>9294.837125</c:v>
                </c:pt>
              </c:numCache>
            </c:numRef>
          </c:val>
          <c:smooth val="0"/>
          <c:extLst>
            <c:ext xmlns:c16="http://schemas.microsoft.com/office/drawing/2014/chart" uri="{C3380CC4-5D6E-409C-BE32-E72D297353CC}">
              <c16:uniqueId val="{00000002-8DEA-41F4-98E2-EDAE3A9648B9}"/>
            </c:ext>
          </c:extLst>
        </c:ser>
        <c:ser>
          <c:idx val="3"/>
          <c:order val="3"/>
          <c:tx>
            <c:strRef>
              <c:f>Energy!$I$1</c:f>
              <c:strCache>
                <c:ptCount val="1"/>
                <c:pt idx="0">
                  <c:v>Energy Simulated ( MWh) with 2 periods (0-8 &amp; 8-0)</c:v>
                </c:pt>
              </c:strCache>
            </c:strRef>
          </c:tx>
          <c:spPr>
            <a:ln w="19050" cap="rnd">
              <a:solidFill>
                <a:schemeClr val="accent4"/>
              </a:solidFill>
              <a:round/>
            </a:ln>
            <a:effectLst/>
          </c:spPr>
          <c:marker>
            <c:symbol val="circle"/>
            <c:size val="3"/>
            <c:spPr>
              <a:solidFill>
                <a:schemeClr val="accent4"/>
              </a:solidFill>
              <a:ln w="3175">
                <a:solidFill>
                  <a:schemeClr val="accent4"/>
                </a:solidFill>
              </a:ln>
              <a:effectLst/>
            </c:spPr>
          </c:marker>
          <c:cat>
            <c:numRef>
              <c:f>Energy!$A$2:$A$31</c:f>
              <c:numCache>
                <c:formatCode>d\-mmm\-yy</c:formatCode>
                <c:ptCount val="30"/>
                <c:pt idx="0">
                  <c:v>43252</c:v>
                </c:pt>
                <c:pt idx="1">
                  <c:v>43253</c:v>
                </c:pt>
                <c:pt idx="2">
                  <c:v>43254</c:v>
                </c:pt>
                <c:pt idx="3">
                  <c:v>43255</c:v>
                </c:pt>
                <c:pt idx="4">
                  <c:v>43256</c:v>
                </c:pt>
                <c:pt idx="5">
                  <c:v>43257</c:v>
                </c:pt>
                <c:pt idx="6">
                  <c:v>43258</c:v>
                </c:pt>
                <c:pt idx="7">
                  <c:v>43259</c:v>
                </c:pt>
                <c:pt idx="8">
                  <c:v>43260</c:v>
                </c:pt>
                <c:pt idx="9">
                  <c:v>43261</c:v>
                </c:pt>
                <c:pt idx="10">
                  <c:v>43262</c:v>
                </c:pt>
                <c:pt idx="11">
                  <c:v>43263</c:v>
                </c:pt>
                <c:pt idx="12">
                  <c:v>43264</c:v>
                </c:pt>
                <c:pt idx="13">
                  <c:v>43265</c:v>
                </c:pt>
                <c:pt idx="14">
                  <c:v>43266</c:v>
                </c:pt>
                <c:pt idx="15">
                  <c:v>43267</c:v>
                </c:pt>
                <c:pt idx="16">
                  <c:v>43268</c:v>
                </c:pt>
                <c:pt idx="17">
                  <c:v>43269</c:v>
                </c:pt>
                <c:pt idx="18">
                  <c:v>43270</c:v>
                </c:pt>
                <c:pt idx="19">
                  <c:v>43271</c:v>
                </c:pt>
                <c:pt idx="20">
                  <c:v>43272</c:v>
                </c:pt>
                <c:pt idx="21">
                  <c:v>43273</c:v>
                </c:pt>
                <c:pt idx="22">
                  <c:v>43274</c:v>
                </c:pt>
                <c:pt idx="23">
                  <c:v>43275</c:v>
                </c:pt>
                <c:pt idx="24">
                  <c:v>43276</c:v>
                </c:pt>
                <c:pt idx="25">
                  <c:v>43277</c:v>
                </c:pt>
                <c:pt idx="26">
                  <c:v>43278</c:v>
                </c:pt>
                <c:pt idx="27">
                  <c:v>43279</c:v>
                </c:pt>
                <c:pt idx="28">
                  <c:v>43280</c:v>
                </c:pt>
                <c:pt idx="29">
                  <c:v>43281</c:v>
                </c:pt>
              </c:numCache>
            </c:numRef>
          </c:cat>
          <c:val>
            <c:numRef>
              <c:f>Energy!$I$2:$I$31</c:f>
              <c:numCache>
                <c:formatCode>0.00</c:formatCode>
                <c:ptCount val="30"/>
                <c:pt idx="0">
                  <c:v>12804.583375</c:v>
                </c:pt>
                <c:pt idx="1">
                  <c:v>9593.0587500000001</c:v>
                </c:pt>
                <c:pt idx="2">
                  <c:v>9046.9537500000006</c:v>
                </c:pt>
                <c:pt idx="3">
                  <c:v>12413.579625</c:v>
                </c:pt>
                <c:pt idx="4">
                  <c:v>12715.237625</c:v>
                </c:pt>
                <c:pt idx="5">
                  <c:v>12748.95125</c:v>
                </c:pt>
                <c:pt idx="6">
                  <c:v>12718.116749999999</c:v>
                </c:pt>
                <c:pt idx="7">
                  <c:v>12990.42625</c:v>
                </c:pt>
                <c:pt idx="8">
                  <c:v>9563.3387500000008</c:v>
                </c:pt>
                <c:pt idx="9">
                  <c:v>9021.8775000000005</c:v>
                </c:pt>
                <c:pt idx="10">
                  <c:v>12204.332249999999</c:v>
                </c:pt>
                <c:pt idx="11">
                  <c:v>13154.815000000001</c:v>
                </c:pt>
                <c:pt idx="12">
                  <c:v>12764.275625</c:v>
                </c:pt>
                <c:pt idx="13">
                  <c:v>12911.668250000001</c:v>
                </c:pt>
                <c:pt idx="14">
                  <c:v>12790.187749999999</c:v>
                </c:pt>
                <c:pt idx="15">
                  <c:v>9513.1862500000007</c:v>
                </c:pt>
                <c:pt idx="16">
                  <c:v>8921.2938749999994</c:v>
                </c:pt>
                <c:pt idx="17">
                  <c:v>12282.440124999999</c:v>
                </c:pt>
                <c:pt idx="18">
                  <c:v>12923.18475</c:v>
                </c:pt>
                <c:pt idx="19">
                  <c:v>12777.092375</c:v>
                </c:pt>
                <c:pt idx="20">
                  <c:v>12849.62775</c:v>
                </c:pt>
                <c:pt idx="21">
                  <c:v>12888.078</c:v>
                </c:pt>
                <c:pt idx="22">
                  <c:v>9560.9240000000009</c:v>
                </c:pt>
                <c:pt idx="23">
                  <c:v>9007.9462500000009</c:v>
                </c:pt>
                <c:pt idx="24">
                  <c:v>12425.189</c:v>
                </c:pt>
                <c:pt idx="25">
                  <c:v>12682.638499999999</c:v>
                </c:pt>
                <c:pt idx="26">
                  <c:v>12863.837625</c:v>
                </c:pt>
                <c:pt idx="27">
                  <c:v>12742.0785</c:v>
                </c:pt>
                <c:pt idx="28">
                  <c:v>12722.0175</c:v>
                </c:pt>
                <c:pt idx="29">
                  <c:v>9491.8250000000007</c:v>
                </c:pt>
              </c:numCache>
            </c:numRef>
          </c:val>
          <c:smooth val="0"/>
          <c:extLst>
            <c:ext xmlns:c16="http://schemas.microsoft.com/office/drawing/2014/chart" uri="{C3380CC4-5D6E-409C-BE32-E72D297353CC}">
              <c16:uniqueId val="{00000003-8DEA-41F4-98E2-EDAE3A9648B9}"/>
            </c:ext>
          </c:extLst>
        </c:ser>
        <c:ser>
          <c:idx val="4"/>
          <c:order val="4"/>
          <c:tx>
            <c:strRef>
              <c:f>Energy!$G$1</c:f>
              <c:strCache>
                <c:ptCount val="1"/>
                <c:pt idx="0">
                  <c:v>Energy Simulated ( MWh) with 2 periods (4-9 &amp;9-4)</c:v>
                </c:pt>
              </c:strCache>
            </c:strRef>
          </c:tx>
          <c:spPr>
            <a:ln w="19050" cap="rnd">
              <a:solidFill>
                <a:schemeClr val="accent5"/>
              </a:solidFill>
              <a:round/>
            </a:ln>
            <a:effectLst/>
          </c:spPr>
          <c:marker>
            <c:symbol val="circle"/>
            <c:size val="3"/>
            <c:spPr>
              <a:solidFill>
                <a:schemeClr val="accent5"/>
              </a:solidFill>
              <a:ln w="3175">
                <a:solidFill>
                  <a:schemeClr val="accent5"/>
                </a:solidFill>
              </a:ln>
              <a:effectLst/>
            </c:spPr>
          </c:marker>
          <c:cat>
            <c:numRef>
              <c:f>Energy!$A$2:$A$31</c:f>
              <c:numCache>
                <c:formatCode>d\-mmm\-yy</c:formatCode>
                <c:ptCount val="30"/>
                <c:pt idx="0">
                  <c:v>43252</c:v>
                </c:pt>
                <c:pt idx="1">
                  <c:v>43253</c:v>
                </c:pt>
                <c:pt idx="2">
                  <c:v>43254</c:v>
                </c:pt>
                <c:pt idx="3">
                  <c:v>43255</c:v>
                </c:pt>
                <c:pt idx="4">
                  <c:v>43256</c:v>
                </c:pt>
                <c:pt idx="5">
                  <c:v>43257</c:v>
                </c:pt>
                <c:pt idx="6">
                  <c:v>43258</c:v>
                </c:pt>
                <c:pt idx="7">
                  <c:v>43259</c:v>
                </c:pt>
                <c:pt idx="8">
                  <c:v>43260</c:v>
                </c:pt>
                <c:pt idx="9">
                  <c:v>43261</c:v>
                </c:pt>
                <c:pt idx="10">
                  <c:v>43262</c:v>
                </c:pt>
                <c:pt idx="11">
                  <c:v>43263</c:v>
                </c:pt>
                <c:pt idx="12">
                  <c:v>43264</c:v>
                </c:pt>
                <c:pt idx="13">
                  <c:v>43265</c:v>
                </c:pt>
                <c:pt idx="14">
                  <c:v>43266</c:v>
                </c:pt>
                <c:pt idx="15">
                  <c:v>43267</c:v>
                </c:pt>
                <c:pt idx="16">
                  <c:v>43268</c:v>
                </c:pt>
                <c:pt idx="17">
                  <c:v>43269</c:v>
                </c:pt>
                <c:pt idx="18">
                  <c:v>43270</c:v>
                </c:pt>
                <c:pt idx="19">
                  <c:v>43271</c:v>
                </c:pt>
                <c:pt idx="20">
                  <c:v>43272</c:v>
                </c:pt>
                <c:pt idx="21">
                  <c:v>43273</c:v>
                </c:pt>
                <c:pt idx="22">
                  <c:v>43274</c:v>
                </c:pt>
                <c:pt idx="23">
                  <c:v>43275</c:v>
                </c:pt>
                <c:pt idx="24">
                  <c:v>43276</c:v>
                </c:pt>
                <c:pt idx="25">
                  <c:v>43277</c:v>
                </c:pt>
                <c:pt idx="26">
                  <c:v>43278</c:v>
                </c:pt>
                <c:pt idx="27">
                  <c:v>43279</c:v>
                </c:pt>
                <c:pt idx="28">
                  <c:v>43280</c:v>
                </c:pt>
                <c:pt idx="29">
                  <c:v>43281</c:v>
                </c:pt>
              </c:numCache>
            </c:numRef>
          </c:cat>
          <c:val>
            <c:numRef>
              <c:f>Energy!$G$2:$G$31</c:f>
              <c:numCache>
                <c:formatCode>0.00</c:formatCode>
                <c:ptCount val="30"/>
                <c:pt idx="0">
                  <c:v>12970.829625</c:v>
                </c:pt>
                <c:pt idx="1">
                  <c:v>9104.5362499999992</c:v>
                </c:pt>
                <c:pt idx="2">
                  <c:v>9041.2883750000001</c:v>
                </c:pt>
                <c:pt idx="3">
                  <c:v>12890.12125</c:v>
                </c:pt>
                <c:pt idx="4">
                  <c:v>12726.382625</c:v>
                </c:pt>
                <c:pt idx="5">
                  <c:v>12719.231250000001</c:v>
                </c:pt>
                <c:pt idx="6">
                  <c:v>12902.938</c:v>
                </c:pt>
                <c:pt idx="7">
                  <c:v>12831.61</c:v>
                </c:pt>
                <c:pt idx="8">
                  <c:v>9071.1012499999997</c:v>
                </c:pt>
                <c:pt idx="9">
                  <c:v>9013.14725</c:v>
                </c:pt>
                <c:pt idx="10">
                  <c:v>12781.4575</c:v>
                </c:pt>
                <c:pt idx="11">
                  <c:v>13022.932500000001</c:v>
                </c:pt>
                <c:pt idx="12">
                  <c:v>12809.784374999999</c:v>
                </c:pt>
                <c:pt idx="13">
                  <c:v>12912.597</c:v>
                </c:pt>
                <c:pt idx="14">
                  <c:v>12795.760249999999</c:v>
                </c:pt>
                <c:pt idx="15">
                  <c:v>9028.2858749999996</c:v>
                </c:pt>
                <c:pt idx="16">
                  <c:v>8906.9911250000005</c:v>
                </c:pt>
                <c:pt idx="17">
                  <c:v>12761.21075</c:v>
                </c:pt>
                <c:pt idx="18">
                  <c:v>12974.266</c:v>
                </c:pt>
                <c:pt idx="19">
                  <c:v>12731.583624999999</c:v>
                </c:pt>
                <c:pt idx="20">
                  <c:v>12851.48525</c:v>
                </c:pt>
                <c:pt idx="21">
                  <c:v>12899.223</c:v>
                </c:pt>
                <c:pt idx="22">
                  <c:v>9078.9027499999993</c:v>
                </c:pt>
                <c:pt idx="23">
                  <c:v>9004.9742499999993</c:v>
                </c:pt>
                <c:pt idx="24">
                  <c:v>12900.894749999999</c:v>
                </c:pt>
                <c:pt idx="25">
                  <c:v>12760.6535</c:v>
                </c:pt>
                <c:pt idx="26">
                  <c:v>12792.323875</c:v>
                </c:pt>
                <c:pt idx="27">
                  <c:v>12707.714749999999</c:v>
                </c:pt>
                <c:pt idx="28">
                  <c:v>12766.5975</c:v>
                </c:pt>
                <c:pt idx="29">
                  <c:v>9333.9375</c:v>
                </c:pt>
              </c:numCache>
            </c:numRef>
          </c:val>
          <c:smooth val="0"/>
          <c:extLst>
            <c:ext xmlns:c16="http://schemas.microsoft.com/office/drawing/2014/chart" uri="{C3380CC4-5D6E-409C-BE32-E72D297353CC}">
              <c16:uniqueId val="{00000004-8DEA-41F4-98E2-EDAE3A9648B9}"/>
            </c:ext>
          </c:extLst>
        </c:ser>
        <c:dLbls>
          <c:showLegendKey val="0"/>
          <c:showVal val="0"/>
          <c:showCatName val="0"/>
          <c:showSerName val="0"/>
          <c:showPercent val="0"/>
          <c:showBubbleSize val="0"/>
        </c:dLbls>
        <c:marker val="1"/>
        <c:smooth val="0"/>
        <c:axId val="1783346400"/>
        <c:axId val="1692812880"/>
      </c:lineChart>
      <c:dateAx>
        <c:axId val="1783346400"/>
        <c:scaling>
          <c:orientation val="minMax"/>
        </c:scaling>
        <c:delete val="0"/>
        <c:axPos val="b"/>
        <c:numFmt formatCode="d\-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692812880"/>
        <c:crosses val="autoZero"/>
        <c:auto val="1"/>
        <c:lblOffset val="100"/>
        <c:baseTimeUnit val="days"/>
      </c:dateAx>
      <c:valAx>
        <c:axId val="1692812880"/>
        <c:scaling>
          <c:orientation val="minMax"/>
          <c:max val="13500"/>
          <c:min val="8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Energy Generated (MWh)</a:t>
                </a:r>
              </a:p>
            </c:rich>
          </c:tx>
          <c:layout>
            <c:manualLayout>
              <c:xMode val="edge"/>
              <c:yMode val="edge"/>
              <c:x val="9.6041821039174642E-3"/>
              <c:y val="0.1528859859125693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783346400"/>
        <c:crosses val="autoZero"/>
        <c:crossBetween val="midCat"/>
      </c:valAx>
      <c:spPr>
        <a:noFill/>
        <a:ln>
          <a:noFill/>
        </a:ln>
        <a:effectLst/>
      </c:spPr>
    </c:plotArea>
    <c:legend>
      <c:legendPos val="b"/>
      <c:layout>
        <c:manualLayout>
          <c:xMode val="edge"/>
          <c:yMode val="edge"/>
          <c:x val="1.7661572034622869E-3"/>
          <c:y val="0.83754784606230026"/>
          <c:w val="0.99823376146778409"/>
          <c:h val="0.162452047777218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364164305853633E-2"/>
          <c:y val="4.5930956858859347E-2"/>
          <c:w val="0.84752719003428256"/>
          <c:h val="0.78533927532118963"/>
        </c:manualLayout>
      </c:layout>
      <c:scatterChart>
        <c:scatterStyle val="lineMarker"/>
        <c:varyColors val="0"/>
        <c:ser>
          <c:idx val="0"/>
          <c:order val="0"/>
          <c:tx>
            <c:strRef>
              <c:f>Flow!$K$1</c:f>
              <c:strCache>
                <c:ptCount val="1"/>
                <c:pt idx="0">
                  <c:v>Observed(averged Hourly) (cfs) (H.P Index 0.156)</c:v>
                </c:pt>
              </c:strCache>
            </c:strRef>
          </c:tx>
          <c:spPr>
            <a:ln w="9525" cap="rnd">
              <a:solidFill>
                <a:schemeClr val="accent1"/>
              </a:solidFill>
              <a:round/>
            </a:ln>
            <a:effectLst/>
          </c:spPr>
          <c:marker>
            <c:symbol val="none"/>
          </c:marker>
          <c:xVal>
            <c:numRef>
              <c:f>Flow!$J$2:$J$730</c:f>
              <c:numCache>
                <c:formatCode>m/d/yyyy\ h:mm</c:formatCode>
                <c:ptCount val="729"/>
                <c:pt idx="0">
                  <c:v>43191</c:v>
                </c:pt>
                <c:pt idx="1">
                  <c:v>43191.041666666664</c:v>
                </c:pt>
                <c:pt idx="2">
                  <c:v>43191.08333321759</c:v>
                </c:pt>
                <c:pt idx="3">
                  <c:v>43191.124999826388</c:v>
                </c:pt>
                <c:pt idx="4">
                  <c:v>43191.166666435187</c:v>
                </c:pt>
                <c:pt idx="5">
                  <c:v>43191.208333043978</c:v>
                </c:pt>
                <c:pt idx="6">
                  <c:v>43191.249999652777</c:v>
                </c:pt>
                <c:pt idx="7">
                  <c:v>43191.291666261575</c:v>
                </c:pt>
                <c:pt idx="8">
                  <c:v>43191.333332870374</c:v>
                </c:pt>
                <c:pt idx="9">
                  <c:v>43191.374999479165</c:v>
                </c:pt>
                <c:pt idx="10">
                  <c:v>43191.416666087964</c:v>
                </c:pt>
                <c:pt idx="11">
                  <c:v>43191.458332696762</c:v>
                </c:pt>
                <c:pt idx="12">
                  <c:v>43191.499999305554</c:v>
                </c:pt>
                <c:pt idx="13">
                  <c:v>43191.541665914352</c:v>
                </c:pt>
                <c:pt idx="14">
                  <c:v>43191.583332523151</c:v>
                </c:pt>
                <c:pt idx="15">
                  <c:v>43191.624999131942</c:v>
                </c:pt>
                <c:pt idx="16">
                  <c:v>43191.66666574074</c:v>
                </c:pt>
                <c:pt idx="17">
                  <c:v>43191.708332349539</c:v>
                </c:pt>
                <c:pt idx="18">
                  <c:v>43191.74999895833</c:v>
                </c:pt>
                <c:pt idx="19">
                  <c:v>43191.791665567129</c:v>
                </c:pt>
                <c:pt idx="20">
                  <c:v>43191.833332175927</c:v>
                </c:pt>
                <c:pt idx="21">
                  <c:v>43191.874998784719</c:v>
                </c:pt>
                <c:pt idx="22">
                  <c:v>43191.916665393517</c:v>
                </c:pt>
                <c:pt idx="23">
                  <c:v>43191.958332002316</c:v>
                </c:pt>
                <c:pt idx="24">
                  <c:v>43191.999998611114</c:v>
                </c:pt>
                <c:pt idx="25">
                  <c:v>43192.041665219906</c:v>
                </c:pt>
                <c:pt idx="26">
                  <c:v>43192.083331828704</c:v>
                </c:pt>
                <c:pt idx="27">
                  <c:v>43192.124998437503</c:v>
                </c:pt>
                <c:pt idx="28">
                  <c:v>43192.166665046294</c:v>
                </c:pt>
                <c:pt idx="29">
                  <c:v>43192.208331655092</c:v>
                </c:pt>
                <c:pt idx="30">
                  <c:v>43192.249998263891</c:v>
                </c:pt>
                <c:pt idx="31">
                  <c:v>43192.291664872682</c:v>
                </c:pt>
                <c:pt idx="32">
                  <c:v>43192.333331481481</c:v>
                </c:pt>
                <c:pt idx="33">
                  <c:v>43192.374998090279</c:v>
                </c:pt>
                <c:pt idx="34">
                  <c:v>43192.416664699071</c:v>
                </c:pt>
                <c:pt idx="35">
                  <c:v>43192.458331307869</c:v>
                </c:pt>
                <c:pt idx="36">
                  <c:v>43192.499997916668</c:v>
                </c:pt>
                <c:pt idx="37">
                  <c:v>43192.541664525466</c:v>
                </c:pt>
                <c:pt idx="38">
                  <c:v>43192.583331134258</c:v>
                </c:pt>
                <c:pt idx="39">
                  <c:v>43192.624997743056</c:v>
                </c:pt>
                <c:pt idx="40">
                  <c:v>43192.666664351855</c:v>
                </c:pt>
                <c:pt idx="41">
                  <c:v>43192.708330960646</c:v>
                </c:pt>
                <c:pt idx="42">
                  <c:v>43192.749997569445</c:v>
                </c:pt>
                <c:pt idx="43">
                  <c:v>43192.791664178243</c:v>
                </c:pt>
                <c:pt idx="44">
                  <c:v>43192.833330787034</c:v>
                </c:pt>
                <c:pt idx="45">
                  <c:v>43192.874997395833</c:v>
                </c:pt>
                <c:pt idx="46">
                  <c:v>43192.916664004631</c:v>
                </c:pt>
                <c:pt idx="47">
                  <c:v>43192.958330613423</c:v>
                </c:pt>
                <c:pt idx="48">
                  <c:v>43192.999997222221</c:v>
                </c:pt>
                <c:pt idx="49">
                  <c:v>43193.04166383102</c:v>
                </c:pt>
                <c:pt idx="50">
                  <c:v>43193.083330439818</c:v>
                </c:pt>
                <c:pt idx="51">
                  <c:v>43193.12499704861</c:v>
                </c:pt>
                <c:pt idx="52">
                  <c:v>43193.166663657408</c:v>
                </c:pt>
                <c:pt idx="53">
                  <c:v>43193.208330266207</c:v>
                </c:pt>
                <c:pt idx="54">
                  <c:v>43193.249996874998</c:v>
                </c:pt>
                <c:pt idx="55">
                  <c:v>43193.291663483797</c:v>
                </c:pt>
                <c:pt idx="56">
                  <c:v>43193.333330092595</c:v>
                </c:pt>
                <c:pt idx="57">
                  <c:v>43193.374996701386</c:v>
                </c:pt>
                <c:pt idx="58">
                  <c:v>43193.416663310185</c:v>
                </c:pt>
                <c:pt idx="59">
                  <c:v>43193.458329918984</c:v>
                </c:pt>
                <c:pt idx="60">
                  <c:v>43193.499996527775</c:v>
                </c:pt>
                <c:pt idx="61">
                  <c:v>43193.541663136573</c:v>
                </c:pt>
                <c:pt idx="62">
                  <c:v>43193.583329745372</c:v>
                </c:pt>
                <c:pt idx="63">
                  <c:v>43193.624996354163</c:v>
                </c:pt>
                <c:pt idx="64">
                  <c:v>43193.666662962962</c:v>
                </c:pt>
                <c:pt idx="65">
                  <c:v>43193.70832957176</c:v>
                </c:pt>
                <c:pt idx="66">
                  <c:v>43193.749996180559</c:v>
                </c:pt>
                <c:pt idx="67">
                  <c:v>43193.79166278935</c:v>
                </c:pt>
                <c:pt idx="68">
                  <c:v>43193.833329398149</c:v>
                </c:pt>
                <c:pt idx="69">
                  <c:v>43193.874996006947</c:v>
                </c:pt>
                <c:pt idx="70">
                  <c:v>43193.916662615738</c:v>
                </c:pt>
                <c:pt idx="71">
                  <c:v>43193.958329224537</c:v>
                </c:pt>
                <c:pt idx="72">
                  <c:v>43193.999995833336</c:v>
                </c:pt>
                <c:pt idx="73">
                  <c:v>43194.041662442127</c:v>
                </c:pt>
                <c:pt idx="74">
                  <c:v>43194.083329050925</c:v>
                </c:pt>
                <c:pt idx="75">
                  <c:v>43194.124995659724</c:v>
                </c:pt>
                <c:pt idx="76">
                  <c:v>43194.166662268515</c:v>
                </c:pt>
                <c:pt idx="77">
                  <c:v>43194.208328877314</c:v>
                </c:pt>
                <c:pt idx="78">
                  <c:v>43194.249995486112</c:v>
                </c:pt>
                <c:pt idx="79">
                  <c:v>43194.291662094911</c:v>
                </c:pt>
                <c:pt idx="80">
                  <c:v>43194.333328703702</c:v>
                </c:pt>
                <c:pt idx="81">
                  <c:v>43194.374995312501</c:v>
                </c:pt>
                <c:pt idx="82">
                  <c:v>43194.416661921299</c:v>
                </c:pt>
                <c:pt idx="83">
                  <c:v>43194.458328530091</c:v>
                </c:pt>
                <c:pt idx="84">
                  <c:v>43194.499995138889</c:v>
                </c:pt>
                <c:pt idx="85">
                  <c:v>43194.541661747688</c:v>
                </c:pt>
                <c:pt idx="86">
                  <c:v>43194.583328356479</c:v>
                </c:pt>
                <c:pt idx="87">
                  <c:v>43194.624994965277</c:v>
                </c:pt>
                <c:pt idx="88">
                  <c:v>43194.666661574076</c:v>
                </c:pt>
                <c:pt idx="89">
                  <c:v>43194.708328182867</c:v>
                </c:pt>
                <c:pt idx="90">
                  <c:v>43194.749994791666</c:v>
                </c:pt>
                <c:pt idx="91">
                  <c:v>43194.791661400464</c:v>
                </c:pt>
                <c:pt idx="92">
                  <c:v>43194.833328009256</c:v>
                </c:pt>
                <c:pt idx="93">
                  <c:v>43194.874994618054</c:v>
                </c:pt>
                <c:pt idx="94">
                  <c:v>43194.916661226853</c:v>
                </c:pt>
                <c:pt idx="95">
                  <c:v>43194.958327835651</c:v>
                </c:pt>
                <c:pt idx="96">
                  <c:v>43195</c:v>
                </c:pt>
                <c:pt idx="97">
                  <c:v>43195.041661053241</c:v>
                </c:pt>
                <c:pt idx="98">
                  <c:v>43195.08332766204</c:v>
                </c:pt>
                <c:pt idx="99">
                  <c:v>43195.124994270831</c:v>
                </c:pt>
                <c:pt idx="100">
                  <c:v>43195.166666666664</c:v>
                </c:pt>
                <c:pt idx="101">
                  <c:v>43195.208333333336</c:v>
                </c:pt>
                <c:pt idx="102">
                  <c:v>43195.250000057873</c:v>
                </c:pt>
                <c:pt idx="103">
                  <c:v>43195.29166678241</c:v>
                </c:pt>
                <c:pt idx="104">
                  <c:v>43195.333333506947</c:v>
                </c:pt>
                <c:pt idx="105">
                  <c:v>43195.375000231485</c:v>
                </c:pt>
                <c:pt idx="106">
                  <c:v>43195.416666956022</c:v>
                </c:pt>
                <c:pt idx="107">
                  <c:v>43195.458333680559</c:v>
                </c:pt>
                <c:pt idx="108">
                  <c:v>43195.500000405096</c:v>
                </c:pt>
                <c:pt idx="109">
                  <c:v>43195.541667129626</c:v>
                </c:pt>
                <c:pt idx="110">
                  <c:v>43195.583333854163</c:v>
                </c:pt>
                <c:pt idx="111">
                  <c:v>43195.625000578701</c:v>
                </c:pt>
                <c:pt idx="112">
                  <c:v>43195.666667303238</c:v>
                </c:pt>
                <c:pt idx="113">
                  <c:v>43195.708334027775</c:v>
                </c:pt>
                <c:pt idx="114">
                  <c:v>43195.750000752312</c:v>
                </c:pt>
                <c:pt idx="115">
                  <c:v>43195.791667476849</c:v>
                </c:pt>
                <c:pt idx="116">
                  <c:v>43195.833334201387</c:v>
                </c:pt>
                <c:pt idx="117">
                  <c:v>43195.875000925924</c:v>
                </c:pt>
                <c:pt idx="118">
                  <c:v>43195.916667650461</c:v>
                </c:pt>
                <c:pt idx="119">
                  <c:v>43195.958334374998</c:v>
                </c:pt>
                <c:pt idx="120">
                  <c:v>43196.000001099535</c:v>
                </c:pt>
                <c:pt idx="121">
                  <c:v>43196.041667824073</c:v>
                </c:pt>
                <c:pt idx="122">
                  <c:v>43196.08333454861</c:v>
                </c:pt>
                <c:pt idx="123">
                  <c:v>43196.125001273147</c:v>
                </c:pt>
                <c:pt idx="124">
                  <c:v>43196.166667997684</c:v>
                </c:pt>
                <c:pt idx="125">
                  <c:v>43196.208334722221</c:v>
                </c:pt>
                <c:pt idx="126">
                  <c:v>43196.250001446759</c:v>
                </c:pt>
                <c:pt idx="127">
                  <c:v>43196.291668171296</c:v>
                </c:pt>
                <c:pt idx="128">
                  <c:v>43196.333334895833</c:v>
                </c:pt>
                <c:pt idx="129">
                  <c:v>43196.37500162037</c:v>
                </c:pt>
                <c:pt idx="130">
                  <c:v>43196.416668344908</c:v>
                </c:pt>
                <c:pt idx="131">
                  <c:v>43196.458335069445</c:v>
                </c:pt>
                <c:pt idx="132">
                  <c:v>43196.500001793982</c:v>
                </c:pt>
                <c:pt idx="133">
                  <c:v>43196.541668518519</c:v>
                </c:pt>
                <c:pt idx="134">
                  <c:v>43196.583335243056</c:v>
                </c:pt>
                <c:pt idx="135">
                  <c:v>43196.625001967594</c:v>
                </c:pt>
                <c:pt idx="136">
                  <c:v>43196.666668692131</c:v>
                </c:pt>
                <c:pt idx="137">
                  <c:v>43196.708335416668</c:v>
                </c:pt>
                <c:pt idx="138">
                  <c:v>43196.750002141205</c:v>
                </c:pt>
                <c:pt idx="139">
                  <c:v>43196.791668865742</c:v>
                </c:pt>
                <c:pt idx="140">
                  <c:v>43196.83333559028</c:v>
                </c:pt>
                <c:pt idx="141">
                  <c:v>43196.875002314817</c:v>
                </c:pt>
                <c:pt idx="142">
                  <c:v>43196.916669039354</c:v>
                </c:pt>
                <c:pt idx="143">
                  <c:v>43196.958335763891</c:v>
                </c:pt>
                <c:pt idx="144">
                  <c:v>43197.000002488428</c:v>
                </c:pt>
                <c:pt idx="145">
                  <c:v>43197.041669212966</c:v>
                </c:pt>
                <c:pt idx="146">
                  <c:v>43197.083335937503</c:v>
                </c:pt>
                <c:pt idx="147">
                  <c:v>43197.12500266204</c:v>
                </c:pt>
                <c:pt idx="148">
                  <c:v>43197.166669386577</c:v>
                </c:pt>
                <c:pt idx="149">
                  <c:v>43197.208336111114</c:v>
                </c:pt>
                <c:pt idx="150">
                  <c:v>43197.250002835652</c:v>
                </c:pt>
                <c:pt idx="151">
                  <c:v>43197.291669560182</c:v>
                </c:pt>
                <c:pt idx="152">
                  <c:v>43197.333336284719</c:v>
                </c:pt>
                <c:pt idx="153">
                  <c:v>43197.375003009256</c:v>
                </c:pt>
                <c:pt idx="154">
                  <c:v>43197.416669733793</c:v>
                </c:pt>
                <c:pt idx="155">
                  <c:v>43197.45833645833</c:v>
                </c:pt>
                <c:pt idx="156">
                  <c:v>43197.500003182868</c:v>
                </c:pt>
                <c:pt idx="157">
                  <c:v>43197.541669907405</c:v>
                </c:pt>
                <c:pt idx="158">
                  <c:v>43197.583336631942</c:v>
                </c:pt>
                <c:pt idx="159">
                  <c:v>43197.625003356479</c:v>
                </c:pt>
                <c:pt idx="160">
                  <c:v>43197.666670081016</c:v>
                </c:pt>
                <c:pt idx="161">
                  <c:v>43197.708336805554</c:v>
                </c:pt>
                <c:pt idx="162">
                  <c:v>43197.750003530091</c:v>
                </c:pt>
                <c:pt idx="163">
                  <c:v>43197.791670254628</c:v>
                </c:pt>
                <c:pt idx="164">
                  <c:v>43197.833336979165</c:v>
                </c:pt>
                <c:pt idx="165">
                  <c:v>43197.875003703703</c:v>
                </c:pt>
                <c:pt idx="166">
                  <c:v>43197.91667042824</c:v>
                </c:pt>
                <c:pt idx="167">
                  <c:v>43197.958337152777</c:v>
                </c:pt>
                <c:pt idx="168">
                  <c:v>43198.000003877314</c:v>
                </c:pt>
                <c:pt idx="169">
                  <c:v>43198.041670601851</c:v>
                </c:pt>
                <c:pt idx="170">
                  <c:v>43198.083337326389</c:v>
                </c:pt>
                <c:pt idx="171">
                  <c:v>43198.125004050926</c:v>
                </c:pt>
                <c:pt idx="172">
                  <c:v>43198.166670775463</c:v>
                </c:pt>
                <c:pt idx="173">
                  <c:v>43198.2083375</c:v>
                </c:pt>
                <c:pt idx="174">
                  <c:v>43198.250004224537</c:v>
                </c:pt>
                <c:pt idx="175">
                  <c:v>43198.291670949075</c:v>
                </c:pt>
                <c:pt idx="176">
                  <c:v>43198.333337673612</c:v>
                </c:pt>
                <c:pt idx="177">
                  <c:v>43198.375004398149</c:v>
                </c:pt>
                <c:pt idx="178">
                  <c:v>43198.416671122686</c:v>
                </c:pt>
                <c:pt idx="179">
                  <c:v>43198.458337847223</c:v>
                </c:pt>
                <c:pt idx="180">
                  <c:v>43198.500004571761</c:v>
                </c:pt>
                <c:pt idx="181">
                  <c:v>43198.541671296298</c:v>
                </c:pt>
                <c:pt idx="182">
                  <c:v>43198.583338020835</c:v>
                </c:pt>
                <c:pt idx="183">
                  <c:v>43198.625004745372</c:v>
                </c:pt>
                <c:pt idx="184">
                  <c:v>43198.666671469909</c:v>
                </c:pt>
                <c:pt idx="185">
                  <c:v>43198.708338194447</c:v>
                </c:pt>
                <c:pt idx="186">
                  <c:v>43198.750004918984</c:v>
                </c:pt>
                <c:pt idx="187">
                  <c:v>43198.791671643521</c:v>
                </c:pt>
                <c:pt idx="188">
                  <c:v>43198.833338368058</c:v>
                </c:pt>
                <c:pt idx="189">
                  <c:v>43198.875005092596</c:v>
                </c:pt>
                <c:pt idx="190">
                  <c:v>43198.916671817133</c:v>
                </c:pt>
                <c:pt idx="191">
                  <c:v>43198.95833854167</c:v>
                </c:pt>
                <c:pt idx="192">
                  <c:v>43199.000005266207</c:v>
                </c:pt>
                <c:pt idx="193">
                  <c:v>43199.041671990744</c:v>
                </c:pt>
                <c:pt idx="194">
                  <c:v>43199.083338715274</c:v>
                </c:pt>
                <c:pt idx="195">
                  <c:v>43199.125005439812</c:v>
                </c:pt>
                <c:pt idx="196">
                  <c:v>43199.166672164349</c:v>
                </c:pt>
                <c:pt idx="197">
                  <c:v>43199.208338888886</c:v>
                </c:pt>
                <c:pt idx="198">
                  <c:v>43199.250005613423</c:v>
                </c:pt>
                <c:pt idx="199">
                  <c:v>43199.29167233796</c:v>
                </c:pt>
                <c:pt idx="200">
                  <c:v>43199.333339062498</c:v>
                </c:pt>
                <c:pt idx="201">
                  <c:v>43199.375005787035</c:v>
                </c:pt>
                <c:pt idx="202">
                  <c:v>43199.416672511572</c:v>
                </c:pt>
                <c:pt idx="203">
                  <c:v>43199.458339236109</c:v>
                </c:pt>
                <c:pt idx="204">
                  <c:v>43199.500005960646</c:v>
                </c:pt>
                <c:pt idx="205">
                  <c:v>43199.541672685184</c:v>
                </c:pt>
                <c:pt idx="206">
                  <c:v>43199.583339409721</c:v>
                </c:pt>
                <c:pt idx="207">
                  <c:v>43199.625006134258</c:v>
                </c:pt>
                <c:pt idx="208">
                  <c:v>43199.666672858795</c:v>
                </c:pt>
                <c:pt idx="209">
                  <c:v>43199.708339583332</c:v>
                </c:pt>
                <c:pt idx="210">
                  <c:v>43199.75000630787</c:v>
                </c:pt>
                <c:pt idx="211">
                  <c:v>43199.791673032407</c:v>
                </c:pt>
                <c:pt idx="212">
                  <c:v>43199.833339756944</c:v>
                </c:pt>
                <c:pt idx="213">
                  <c:v>43199.875006481481</c:v>
                </c:pt>
                <c:pt idx="214">
                  <c:v>43199.916673206018</c:v>
                </c:pt>
                <c:pt idx="215">
                  <c:v>43199.958339930556</c:v>
                </c:pt>
                <c:pt idx="216">
                  <c:v>43200.000006655093</c:v>
                </c:pt>
                <c:pt idx="217">
                  <c:v>43200.04167337963</c:v>
                </c:pt>
                <c:pt idx="218">
                  <c:v>43200.083340104167</c:v>
                </c:pt>
                <c:pt idx="219">
                  <c:v>43200.125006828704</c:v>
                </c:pt>
                <c:pt idx="220">
                  <c:v>43200.166673553242</c:v>
                </c:pt>
                <c:pt idx="221">
                  <c:v>43200.208340277779</c:v>
                </c:pt>
                <c:pt idx="222">
                  <c:v>43200.250007002316</c:v>
                </c:pt>
                <c:pt idx="223">
                  <c:v>43200.291673726853</c:v>
                </c:pt>
                <c:pt idx="224">
                  <c:v>43200.333340451391</c:v>
                </c:pt>
                <c:pt idx="225">
                  <c:v>43200.375007175928</c:v>
                </c:pt>
                <c:pt idx="226">
                  <c:v>43200.416673900465</c:v>
                </c:pt>
                <c:pt idx="227">
                  <c:v>43200.458340625002</c:v>
                </c:pt>
                <c:pt idx="228">
                  <c:v>43200.500007349539</c:v>
                </c:pt>
                <c:pt idx="229">
                  <c:v>43200.541674074077</c:v>
                </c:pt>
                <c:pt idx="230">
                  <c:v>43200.583340798614</c:v>
                </c:pt>
                <c:pt idx="231">
                  <c:v>43200.625007523151</c:v>
                </c:pt>
                <c:pt idx="232">
                  <c:v>43200.666674247688</c:v>
                </c:pt>
                <c:pt idx="233">
                  <c:v>43200.708340972225</c:v>
                </c:pt>
                <c:pt idx="234">
                  <c:v>43200.750007696763</c:v>
                </c:pt>
                <c:pt idx="235">
                  <c:v>43200.7916744213</c:v>
                </c:pt>
                <c:pt idx="236">
                  <c:v>43200.83334114583</c:v>
                </c:pt>
                <c:pt idx="237">
                  <c:v>43200.875007870367</c:v>
                </c:pt>
                <c:pt idx="238">
                  <c:v>43200.916674594904</c:v>
                </c:pt>
                <c:pt idx="239">
                  <c:v>43200.958341319441</c:v>
                </c:pt>
                <c:pt idx="240">
                  <c:v>43201.000008043979</c:v>
                </c:pt>
                <c:pt idx="241">
                  <c:v>43201.041674768516</c:v>
                </c:pt>
                <c:pt idx="242">
                  <c:v>43201.083341493053</c:v>
                </c:pt>
                <c:pt idx="243">
                  <c:v>43201.12500821759</c:v>
                </c:pt>
                <c:pt idx="244">
                  <c:v>43201.166674942127</c:v>
                </c:pt>
                <c:pt idx="245">
                  <c:v>43201.208341666665</c:v>
                </c:pt>
                <c:pt idx="246">
                  <c:v>43201.250008391202</c:v>
                </c:pt>
                <c:pt idx="247">
                  <c:v>43201.291675115739</c:v>
                </c:pt>
                <c:pt idx="248">
                  <c:v>43201.333341840276</c:v>
                </c:pt>
                <c:pt idx="249">
                  <c:v>43201.375008564813</c:v>
                </c:pt>
                <c:pt idx="250">
                  <c:v>43201.416675289351</c:v>
                </c:pt>
                <c:pt idx="251">
                  <c:v>43201.458342013888</c:v>
                </c:pt>
                <c:pt idx="252">
                  <c:v>43201.500008738425</c:v>
                </c:pt>
                <c:pt idx="253">
                  <c:v>43201.541675462962</c:v>
                </c:pt>
                <c:pt idx="254">
                  <c:v>43201.5833421875</c:v>
                </c:pt>
                <c:pt idx="255">
                  <c:v>43201.625008912037</c:v>
                </c:pt>
                <c:pt idx="256">
                  <c:v>43201.666675636574</c:v>
                </c:pt>
                <c:pt idx="257">
                  <c:v>43201.708342361111</c:v>
                </c:pt>
                <c:pt idx="258">
                  <c:v>43201.750009085648</c:v>
                </c:pt>
                <c:pt idx="259">
                  <c:v>43201.791675810186</c:v>
                </c:pt>
                <c:pt idx="260">
                  <c:v>43201.833342534723</c:v>
                </c:pt>
                <c:pt idx="261">
                  <c:v>43201.87500925926</c:v>
                </c:pt>
                <c:pt idx="262">
                  <c:v>43201.916675983797</c:v>
                </c:pt>
                <c:pt idx="263">
                  <c:v>43201.958342708334</c:v>
                </c:pt>
                <c:pt idx="264">
                  <c:v>43202.000009432872</c:v>
                </c:pt>
                <c:pt idx="265">
                  <c:v>43202.041676157409</c:v>
                </c:pt>
                <c:pt idx="266">
                  <c:v>43202.083342881946</c:v>
                </c:pt>
                <c:pt idx="267">
                  <c:v>43202.125009606483</c:v>
                </c:pt>
                <c:pt idx="268">
                  <c:v>43202.16667633102</c:v>
                </c:pt>
                <c:pt idx="269">
                  <c:v>43202.208343055558</c:v>
                </c:pt>
                <c:pt idx="270">
                  <c:v>43202.250009780095</c:v>
                </c:pt>
                <c:pt idx="271">
                  <c:v>43202.291676504632</c:v>
                </c:pt>
                <c:pt idx="272">
                  <c:v>43202.333343229169</c:v>
                </c:pt>
                <c:pt idx="273">
                  <c:v>43202.375009953706</c:v>
                </c:pt>
                <c:pt idx="274">
                  <c:v>43202.416676678244</c:v>
                </c:pt>
                <c:pt idx="275">
                  <c:v>43202.458343402781</c:v>
                </c:pt>
                <c:pt idx="276">
                  <c:v>43202.500010127318</c:v>
                </c:pt>
                <c:pt idx="277">
                  <c:v>43202.541676851855</c:v>
                </c:pt>
                <c:pt idx="278">
                  <c:v>43202.583343576393</c:v>
                </c:pt>
                <c:pt idx="279">
                  <c:v>43202.625010300922</c:v>
                </c:pt>
                <c:pt idx="280">
                  <c:v>43202.66667702546</c:v>
                </c:pt>
                <c:pt idx="281">
                  <c:v>43202.708343749997</c:v>
                </c:pt>
                <c:pt idx="282">
                  <c:v>43202.750010474534</c:v>
                </c:pt>
                <c:pt idx="283">
                  <c:v>43202.791677199071</c:v>
                </c:pt>
                <c:pt idx="284">
                  <c:v>43202.833343923608</c:v>
                </c:pt>
                <c:pt idx="285">
                  <c:v>43202.875010648146</c:v>
                </c:pt>
                <c:pt idx="286">
                  <c:v>43202.916677372683</c:v>
                </c:pt>
                <c:pt idx="287">
                  <c:v>43202.95834409722</c:v>
                </c:pt>
                <c:pt idx="288">
                  <c:v>43203.000010821757</c:v>
                </c:pt>
                <c:pt idx="289">
                  <c:v>43203.041677546295</c:v>
                </c:pt>
                <c:pt idx="290">
                  <c:v>43203.083344270832</c:v>
                </c:pt>
                <c:pt idx="291">
                  <c:v>43203.125010995369</c:v>
                </c:pt>
                <c:pt idx="292">
                  <c:v>43203.166677719906</c:v>
                </c:pt>
                <c:pt idx="293">
                  <c:v>43203.208344444443</c:v>
                </c:pt>
                <c:pt idx="294">
                  <c:v>43203.250011168981</c:v>
                </c:pt>
                <c:pt idx="295">
                  <c:v>43203.291677893518</c:v>
                </c:pt>
                <c:pt idx="296">
                  <c:v>43203.333344618055</c:v>
                </c:pt>
                <c:pt idx="297">
                  <c:v>43203.375011342592</c:v>
                </c:pt>
                <c:pt idx="298">
                  <c:v>43203.416678067129</c:v>
                </c:pt>
                <c:pt idx="299">
                  <c:v>43203.458344791667</c:v>
                </c:pt>
                <c:pt idx="300">
                  <c:v>43203.500011516204</c:v>
                </c:pt>
                <c:pt idx="301">
                  <c:v>43203.541678240741</c:v>
                </c:pt>
                <c:pt idx="302">
                  <c:v>43203.583344965278</c:v>
                </c:pt>
                <c:pt idx="303">
                  <c:v>43203.625011689815</c:v>
                </c:pt>
                <c:pt idx="304">
                  <c:v>43203.666678414353</c:v>
                </c:pt>
                <c:pt idx="305">
                  <c:v>43203.70834513889</c:v>
                </c:pt>
                <c:pt idx="306">
                  <c:v>43203.750011863427</c:v>
                </c:pt>
                <c:pt idx="307">
                  <c:v>43203.791678587964</c:v>
                </c:pt>
                <c:pt idx="308">
                  <c:v>43203.833345312501</c:v>
                </c:pt>
                <c:pt idx="309">
                  <c:v>43203.875012037039</c:v>
                </c:pt>
                <c:pt idx="310">
                  <c:v>43203.916678761576</c:v>
                </c:pt>
                <c:pt idx="311">
                  <c:v>43203.958345486113</c:v>
                </c:pt>
                <c:pt idx="312">
                  <c:v>43204.00001221065</c:v>
                </c:pt>
                <c:pt idx="313">
                  <c:v>43204.041678935188</c:v>
                </c:pt>
                <c:pt idx="314">
                  <c:v>43204.083345659725</c:v>
                </c:pt>
                <c:pt idx="315">
                  <c:v>43204.125012384262</c:v>
                </c:pt>
                <c:pt idx="316">
                  <c:v>43204.166679108799</c:v>
                </c:pt>
                <c:pt idx="317">
                  <c:v>43204.208345833336</c:v>
                </c:pt>
                <c:pt idx="318">
                  <c:v>43204.250012557874</c:v>
                </c:pt>
                <c:pt idx="319">
                  <c:v>43204.291679282411</c:v>
                </c:pt>
                <c:pt idx="320">
                  <c:v>43204.333346006948</c:v>
                </c:pt>
                <c:pt idx="321">
                  <c:v>43204.375012731478</c:v>
                </c:pt>
                <c:pt idx="322">
                  <c:v>43204.416679456015</c:v>
                </c:pt>
                <c:pt idx="323">
                  <c:v>43204.458346180552</c:v>
                </c:pt>
                <c:pt idx="324">
                  <c:v>43204.50001290509</c:v>
                </c:pt>
                <c:pt idx="325">
                  <c:v>43204.541679629627</c:v>
                </c:pt>
                <c:pt idx="326">
                  <c:v>43204.583346354164</c:v>
                </c:pt>
                <c:pt idx="327">
                  <c:v>43204.625013078701</c:v>
                </c:pt>
                <c:pt idx="328">
                  <c:v>43204.666679803238</c:v>
                </c:pt>
                <c:pt idx="329">
                  <c:v>43204.708346527776</c:v>
                </c:pt>
                <c:pt idx="330">
                  <c:v>43204.750013252313</c:v>
                </c:pt>
                <c:pt idx="331">
                  <c:v>43204.79167997685</c:v>
                </c:pt>
                <c:pt idx="332">
                  <c:v>43204.833346701387</c:v>
                </c:pt>
                <c:pt idx="333">
                  <c:v>43204.875013425924</c:v>
                </c:pt>
                <c:pt idx="334">
                  <c:v>43204.916680150462</c:v>
                </c:pt>
                <c:pt idx="335">
                  <c:v>43204.958346874999</c:v>
                </c:pt>
                <c:pt idx="336">
                  <c:v>43205.000013599536</c:v>
                </c:pt>
                <c:pt idx="337">
                  <c:v>43205.041680324073</c:v>
                </c:pt>
                <c:pt idx="338">
                  <c:v>43205.08334704861</c:v>
                </c:pt>
                <c:pt idx="339">
                  <c:v>43205.125013773148</c:v>
                </c:pt>
                <c:pt idx="340">
                  <c:v>43205.166680497685</c:v>
                </c:pt>
                <c:pt idx="341">
                  <c:v>43205.208347222222</c:v>
                </c:pt>
                <c:pt idx="342">
                  <c:v>43205.250013946759</c:v>
                </c:pt>
                <c:pt idx="343">
                  <c:v>43205.291680671296</c:v>
                </c:pt>
                <c:pt idx="344">
                  <c:v>43205.333347395834</c:v>
                </c:pt>
                <c:pt idx="345">
                  <c:v>43205.375014120371</c:v>
                </c:pt>
                <c:pt idx="346">
                  <c:v>43205.416680844908</c:v>
                </c:pt>
                <c:pt idx="347">
                  <c:v>43205.458347569445</c:v>
                </c:pt>
                <c:pt idx="348">
                  <c:v>43205.500014293983</c:v>
                </c:pt>
                <c:pt idx="349">
                  <c:v>43205.54168101852</c:v>
                </c:pt>
                <c:pt idx="350">
                  <c:v>43205.583347743057</c:v>
                </c:pt>
                <c:pt idx="351">
                  <c:v>43205.625014467594</c:v>
                </c:pt>
                <c:pt idx="352">
                  <c:v>43205.666681192131</c:v>
                </c:pt>
                <c:pt idx="353">
                  <c:v>43205.708347916669</c:v>
                </c:pt>
                <c:pt idx="354">
                  <c:v>43205.750014641206</c:v>
                </c:pt>
                <c:pt idx="355">
                  <c:v>43205.791681365743</c:v>
                </c:pt>
                <c:pt idx="356">
                  <c:v>43205.83334809028</c:v>
                </c:pt>
                <c:pt idx="357">
                  <c:v>43205.875014814817</c:v>
                </c:pt>
                <c:pt idx="358">
                  <c:v>43205.916681539355</c:v>
                </c:pt>
                <c:pt idx="359">
                  <c:v>43205.958348263892</c:v>
                </c:pt>
                <c:pt idx="360">
                  <c:v>43206.000014988429</c:v>
                </c:pt>
                <c:pt idx="361">
                  <c:v>43206.041681712966</c:v>
                </c:pt>
                <c:pt idx="362">
                  <c:v>43206.083348437503</c:v>
                </c:pt>
                <c:pt idx="363">
                  <c:v>43206.125015162041</c:v>
                </c:pt>
                <c:pt idx="364">
                  <c:v>43206.166681886571</c:v>
                </c:pt>
                <c:pt idx="365">
                  <c:v>43206.208348611108</c:v>
                </c:pt>
                <c:pt idx="366">
                  <c:v>43206.250015335645</c:v>
                </c:pt>
                <c:pt idx="367">
                  <c:v>43206.291682060182</c:v>
                </c:pt>
                <c:pt idx="368">
                  <c:v>43206.333348784719</c:v>
                </c:pt>
                <c:pt idx="369">
                  <c:v>43206.375015509257</c:v>
                </c:pt>
                <c:pt idx="370">
                  <c:v>43206.416682233794</c:v>
                </c:pt>
                <c:pt idx="371">
                  <c:v>43206.458348958331</c:v>
                </c:pt>
                <c:pt idx="372">
                  <c:v>43206.500015682868</c:v>
                </c:pt>
                <c:pt idx="373">
                  <c:v>43206.541682407405</c:v>
                </c:pt>
                <c:pt idx="374">
                  <c:v>43206.583349131943</c:v>
                </c:pt>
                <c:pt idx="375">
                  <c:v>43206.62501585648</c:v>
                </c:pt>
                <c:pt idx="376">
                  <c:v>43206.666682581017</c:v>
                </c:pt>
                <c:pt idx="377">
                  <c:v>43206.708349305554</c:v>
                </c:pt>
                <c:pt idx="378">
                  <c:v>43206.750016030092</c:v>
                </c:pt>
                <c:pt idx="379">
                  <c:v>43206.791682754629</c:v>
                </c:pt>
                <c:pt idx="380">
                  <c:v>43206.833349479166</c:v>
                </c:pt>
                <c:pt idx="381">
                  <c:v>43206.875016203703</c:v>
                </c:pt>
                <c:pt idx="382">
                  <c:v>43206.91668292824</c:v>
                </c:pt>
                <c:pt idx="383">
                  <c:v>43206.958349652778</c:v>
                </c:pt>
                <c:pt idx="384">
                  <c:v>43207.000016377315</c:v>
                </c:pt>
                <c:pt idx="385">
                  <c:v>43207.041683101852</c:v>
                </c:pt>
                <c:pt idx="386">
                  <c:v>43207.083349826389</c:v>
                </c:pt>
                <c:pt idx="387">
                  <c:v>43207.125016550926</c:v>
                </c:pt>
                <c:pt idx="388">
                  <c:v>43207.166683275464</c:v>
                </c:pt>
                <c:pt idx="389">
                  <c:v>43207.208350000001</c:v>
                </c:pt>
                <c:pt idx="390">
                  <c:v>43207.250016724538</c:v>
                </c:pt>
                <c:pt idx="391">
                  <c:v>43207.291683449075</c:v>
                </c:pt>
                <c:pt idx="392">
                  <c:v>43207.333350173612</c:v>
                </c:pt>
                <c:pt idx="393">
                  <c:v>43207.37501689815</c:v>
                </c:pt>
                <c:pt idx="394">
                  <c:v>43207.416683622687</c:v>
                </c:pt>
                <c:pt idx="395">
                  <c:v>43207.458350347224</c:v>
                </c:pt>
                <c:pt idx="396">
                  <c:v>43207.500017071761</c:v>
                </c:pt>
                <c:pt idx="397">
                  <c:v>43207.541683796298</c:v>
                </c:pt>
                <c:pt idx="398">
                  <c:v>43207.583350520836</c:v>
                </c:pt>
                <c:pt idx="399">
                  <c:v>43207.625017245373</c:v>
                </c:pt>
                <c:pt idx="400">
                  <c:v>43207.66668396991</c:v>
                </c:pt>
                <c:pt idx="401">
                  <c:v>43207.708350694447</c:v>
                </c:pt>
                <c:pt idx="402">
                  <c:v>43207.750017418984</c:v>
                </c:pt>
                <c:pt idx="403">
                  <c:v>43207.791684143522</c:v>
                </c:pt>
                <c:pt idx="404">
                  <c:v>43207.833350868059</c:v>
                </c:pt>
                <c:pt idx="405">
                  <c:v>43207.875017592596</c:v>
                </c:pt>
                <c:pt idx="406">
                  <c:v>43207.916684317126</c:v>
                </c:pt>
                <c:pt idx="407">
                  <c:v>43207.958351041663</c:v>
                </c:pt>
                <c:pt idx="408">
                  <c:v>43208.0000177662</c:v>
                </c:pt>
                <c:pt idx="409">
                  <c:v>43208.041684490738</c:v>
                </c:pt>
                <c:pt idx="410">
                  <c:v>43208.083351215275</c:v>
                </c:pt>
                <c:pt idx="411">
                  <c:v>43208.125017939812</c:v>
                </c:pt>
                <c:pt idx="412">
                  <c:v>43208.166684664349</c:v>
                </c:pt>
                <c:pt idx="413">
                  <c:v>43208.208351388887</c:v>
                </c:pt>
                <c:pt idx="414">
                  <c:v>43208.250018113424</c:v>
                </c:pt>
                <c:pt idx="415">
                  <c:v>43208.291684837961</c:v>
                </c:pt>
                <c:pt idx="416">
                  <c:v>43208.333351562498</c:v>
                </c:pt>
                <c:pt idx="417">
                  <c:v>43208.375018287035</c:v>
                </c:pt>
                <c:pt idx="418">
                  <c:v>43208.416685011573</c:v>
                </c:pt>
                <c:pt idx="419">
                  <c:v>43208.45835173611</c:v>
                </c:pt>
                <c:pt idx="420">
                  <c:v>43208.500018460647</c:v>
                </c:pt>
                <c:pt idx="421">
                  <c:v>43208.541685185184</c:v>
                </c:pt>
                <c:pt idx="422">
                  <c:v>43208.583351909721</c:v>
                </c:pt>
                <c:pt idx="423">
                  <c:v>43208.625018634259</c:v>
                </c:pt>
                <c:pt idx="424">
                  <c:v>43208.666685358796</c:v>
                </c:pt>
                <c:pt idx="425">
                  <c:v>43208.708352083333</c:v>
                </c:pt>
                <c:pt idx="426">
                  <c:v>43208.75001880787</c:v>
                </c:pt>
                <c:pt idx="427">
                  <c:v>43208.791685532407</c:v>
                </c:pt>
                <c:pt idx="428">
                  <c:v>43208.833352256945</c:v>
                </c:pt>
                <c:pt idx="429">
                  <c:v>43208.875018981482</c:v>
                </c:pt>
                <c:pt idx="430">
                  <c:v>43208.916685706019</c:v>
                </c:pt>
                <c:pt idx="431">
                  <c:v>43208.958352430556</c:v>
                </c:pt>
                <c:pt idx="432">
                  <c:v>43209.000019155093</c:v>
                </c:pt>
                <c:pt idx="433">
                  <c:v>43209.041685879631</c:v>
                </c:pt>
                <c:pt idx="434">
                  <c:v>43209.083352604168</c:v>
                </c:pt>
                <c:pt idx="435">
                  <c:v>43209.125019328705</c:v>
                </c:pt>
                <c:pt idx="436">
                  <c:v>43209.166686053242</c:v>
                </c:pt>
                <c:pt idx="437">
                  <c:v>43209.20835277778</c:v>
                </c:pt>
                <c:pt idx="438">
                  <c:v>43209.250019502317</c:v>
                </c:pt>
                <c:pt idx="439">
                  <c:v>43209.291686226854</c:v>
                </c:pt>
                <c:pt idx="440">
                  <c:v>43209.333352951391</c:v>
                </c:pt>
                <c:pt idx="441">
                  <c:v>43209.375019675928</c:v>
                </c:pt>
                <c:pt idx="442">
                  <c:v>43209.416686400466</c:v>
                </c:pt>
                <c:pt idx="443">
                  <c:v>43209.458353125003</c:v>
                </c:pt>
                <c:pt idx="444">
                  <c:v>43209.50001984954</c:v>
                </c:pt>
                <c:pt idx="445">
                  <c:v>43209.541686574077</c:v>
                </c:pt>
                <c:pt idx="446">
                  <c:v>43209.583353298614</c:v>
                </c:pt>
                <c:pt idx="447">
                  <c:v>43209.625020023152</c:v>
                </c:pt>
                <c:pt idx="448">
                  <c:v>43209.666686747689</c:v>
                </c:pt>
                <c:pt idx="449">
                  <c:v>43209.708353472219</c:v>
                </c:pt>
                <c:pt idx="450">
                  <c:v>43209.750020196756</c:v>
                </c:pt>
                <c:pt idx="451">
                  <c:v>43209.791686921293</c:v>
                </c:pt>
                <c:pt idx="452">
                  <c:v>43209.83335364583</c:v>
                </c:pt>
                <c:pt idx="453">
                  <c:v>43209.875020370368</c:v>
                </c:pt>
                <c:pt idx="454">
                  <c:v>43209.916687094905</c:v>
                </c:pt>
                <c:pt idx="455">
                  <c:v>43209.958353819442</c:v>
                </c:pt>
                <c:pt idx="456">
                  <c:v>43210.000020543979</c:v>
                </c:pt>
                <c:pt idx="457">
                  <c:v>43210.041687268516</c:v>
                </c:pt>
                <c:pt idx="458">
                  <c:v>43210.083353993054</c:v>
                </c:pt>
                <c:pt idx="459">
                  <c:v>43210.125020717591</c:v>
                </c:pt>
                <c:pt idx="460">
                  <c:v>43210.166687442128</c:v>
                </c:pt>
                <c:pt idx="461">
                  <c:v>43210.208354166665</c:v>
                </c:pt>
                <c:pt idx="462">
                  <c:v>43210.250020891202</c:v>
                </c:pt>
                <c:pt idx="463">
                  <c:v>43210.29168761574</c:v>
                </c:pt>
                <c:pt idx="464">
                  <c:v>43210.333354340277</c:v>
                </c:pt>
                <c:pt idx="465">
                  <c:v>43210.375021064814</c:v>
                </c:pt>
                <c:pt idx="466">
                  <c:v>43210.416687789351</c:v>
                </c:pt>
                <c:pt idx="467">
                  <c:v>43210.458354513888</c:v>
                </c:pt>
                <c:pt idx="468">
                  <c:v>43210.500021238426</c:v>
                </c:pt>
                <c:pt idx="469">
                  <c:v>43210.541687962963</c:v>
                </c:pt>
                <c:pt idx="470">
                  <c:v>43210.5833546875</c:v>
                </c:pt>
                <c:pt idx="471">
                  <c:v>43210.625021412037</c:v>
                </c:pt>
                <c:pt idx="472">
                  <c:v>43210.666688136575</c:v>
                </c:pt>
                <c:pt idx="473">
                  <c:v>43210.708354861112</c:v>
                </c:pt>
                <c:pt idx="474">
                  <c:v>43210.750021585649</c:v>
                </c:pt>
                <c:pt idx="475">
                  <c:v>43210.791688310186</c:v>
                </c:pt>
                <c:pt idx="476">
                  <c:v>43210.833355034723</c:v>
                </c:pt>
                <c:pt idx="477">
                  <c:v>43210.875021759261</c:v>
                </c:pt>
                <c:pt idx="478">
                  <c:v>43210.916688483798</c:v>
                </c:pt>
                <c:pt idx="479">
                  <c:v>43210.958355208335</c:v>
                </c:pt>
                <c:pt idx="480">
                  <c:v>43211.000021932872</c:v>
                </c:pt>
                <c:pt idx="481">
                  <c:v>43211.041688657409</c:v>
                </c:pt>
                <c:pt idx="482">
                  <c:v>43211.083355381947</c:v>
                </c:pt>
                <c:pt idx="483">
                  <c:v>43211.125022106484</c:v>
                </c:pt>
                <c:pt idx="484">
                  <c:v>43211.166688831021</c:v>
                </c:pt>
                <c:pt idx="485">
                  <c:v>43211.208355555558</c:v>
                </c:pt>
                <c:pt idx="486">
                  <c:v>43211.250022280095</c:v>
                </c:pt>
                <c:pt idx="487">
                  <c:v>43211.291689004633</c:v>
                </c:pt>
                <c:pt idx="488">
                  <c:v>43211.33335572917</c:v>
                </c:pt>
                <c:pt idx="489">
                  <c:v>43211.375022453707</c:v>
                </c:pt>
                <c:pt idx="490">
                  <c:v>43211.416689178244</c:v>
                </c:pt>
                <c:pt idx="491">
                  <c:v>43211.458355902774</c:v>
                </c:pt>
                <c:pt idx="492">
                  <c:v>43211.500022627311</c:v>
                </c:pt>
                <c:pt idx="493">
                  <c:v>43211.541689351849</c:v>
                </c:pt>
                <c:pt idx="494">
                  <c:v>43211.583356076386</c:v>
                </c:pt>
                <c:pt idx="495">
                  <c:v>43211.625022800923</c:v>
                </c:pt>
                <c:pt idx="496">
                  <c:v>43211.66668952546</c:v>
                </c:pt>
                <c:pt idx="497">
                  <c:v>43211.708356249997</c:v>
                </c:pt>
                <c:pt idx="498">
                  <c:v>43211.750022974535</c:v>
                </c:pt>
                <c:pt idx="499">
                  <c:v>43211.791689699072</c:v>
                </c:pt>
                <c:pt idx="500">
                  <c:v>43211.833356423609</c:v>
                </c:pt>
                <c:pt idx="501">
                  <c:v>43211.875023148146</c:v>
                </c:pt>
                <c:pt idx="502">
                  <c:v>43211.916689872683</c:v>
                </c:pt>
                <c:pt idx="503">
                  <c:v>43211.958356597221</c:v>
                </c:pt>
                <c:pt idx="504">
                  <c:v>43212.000023321758</c:v>
                </c:pt>
                <c:pt idx="505">
                  <c:v>43212.041690046295</c:v>
                </c:pt>
                <c:pt idx="506">
                  <c:v>43212.083356770832</c:v>
                </c:pt>
                <c:pt idx="507">
                  <c:v>43212.12502349537</c:v>
                </c:pt>
                <c:pt idx="508">
                  <c:v>43212.166690219907</c:v>
                </c:pt>
                <c:pt idx="509">
                  <c:v>43212.208356944444</c:v>
                </c:pt>
                <c:pt idx="510">
                  <c:v>43212.250023668981</c:v>
                </c:pt>
                <c:pt idx="511">
                  <c:v>43212.291690393518</c:v>
                </c:pt>
                <c:pt idx="512">
                  <c:v>43212.333357118056</c:v>
                </c:pt>
                <c:pt idx="513">
                  <c:v>43212.375023842593</c:v>
                </c:pt>
                <c:pt idx="514">
                  <c:v>43212.41669056713</c:v>
                </c:pt>
                <c:pt idx="515">
                  <c:v>43212.458357291667</c:v>
                </c:pt>
                <c:pt idx="516">
                  <c:v>43212.500024016204</c:v>
                </c:pt>
                <c:pt idx="517">
                  <c:v>43212.541690740742</c:v>
                </c:pt>
                <c:pt idx="518">
                  <c:v>43212.583357465279</c:v>
                </c:pt>
                <c:pt idx="519">
                  <c:v>43212.625024189816</c:v>
                </c:pt>
                <c:pt idx="520">
                  <c:v>43212.666690914353</c:v>
                </c:pt>
                <c:pt idx="521">
                  <c:v>43212.70835763889</c:v>
                </c:pt>
                <c:pt idx="522">
                  <c:v>43212.750024363428</c:v>
                </c:pt>
                <c:pt idx="523">
                  <c:v>43212.791691087965</c:v>
                </c:pt>
                <c:pt idx="524">
                  <c:v>43212.833357812502</c:v>
                </c:pt>
                <c:pt idx="525">
                  <c:v>43212.875024537039</c:v>
                </c:pt>
                <c:pt idx="526">
                  <c:v>43212.916691261576</c:v>
                </c:pt>
                <c:pt idx="527">
                  <c:v>43212.958357986114</c:v>
                </c:pt>
                <c:pt idx="528">
                  <c:v>43213.000024710651</c:v>
                </c:pt>
                <c:pt idx="529">
                  <c:v>43213.041691435188</c:v>
                </c:pt>
                <c:pt idx="530">
                  <c:v>43213.083358159725</c:v>
                </c:pt>
                <c:pt idx="531">
                  <c:v>43213.125024884263</c:v>
                </c:pt>
                <c:pt idx="532">
                  <c:v>43213.1666916088</c:v>
                </c:pt>
                <c:pt idx="533">
                  <c:v>43213.208358333337</c:v>
                </c:pt>
                <c:pt idx="534">
                  <c:v>43213.250025057867</c:v>
                </c:pt>
                <c:pt idx="535">
                  <c:v>43213.291691782404</c:v>
                </c:pt>
                <c:pt idx="536">
                  <c:v>43213.333358506941</c:v>
                </c:pt>
                <c:pt idx="537">
                  <c:v>43213.375025231479</c:v>
                </c:pt>
                <c:pt idx="538">
                  <c:v>43213.416691956016</c:v>
                </c:pt>
                <c:pt idx="539">
                  <c:v>43213.458358680553</c:v>
                </c:pt>
                <c:pt idx="540">
                  <c:v>43213.50002540509</c:v>
                </c:pt>
                <c:pt idx="541">
                  <c:v>43213.541692129627</c:v>
                </c:pt>
                <c:pt idx="542">
                  <c:v>43213.583358854165</c:v>
                </c:pt>
                <c:pt idx="543">
                  <c:v>43213.625025578702</c:v>
                </c:pt>
                <c:pt idx="544">
                  <c:v>43213.666692303239</c:v>
                </c:pt>
                <c:pt idx="545">
                  <c:v>43213.708359027776</c:v>
                </c:pt>
                <c:pt idx="546">
                  <c:v>43213.750025752313</c:v>
                </c:pt>
                <c:pt idx="547">
                  <c:v>43213.791692476851</c:v>
                </c:pt>
                <c:pt idx="548">
                  <c:v>43213.833359201388</c:v>
                </c:pt>
                <c:pt idx="549">
                  <c:v>43213.875025925925</c:v>
                </c:pt>
                <c:pt idx="550">
                  <c:v>43213.916692650462</c:v>
                </c:pt>
                <c:pt idx="551">
                  <c:v>43213.958359374999</c:v>
                </c:pt>
                <c:pt idx="552">
                  <c:v>43214.000026099537</c:v>
                </c:pt>
                <c:pt idx="553">
                  <c:v>43214.041692824074</c:v>
                </c:pt>
                <c:pt idx="554">
                  <c:v>43214.083359548611</c:v>
                </c:pt>
                <c:pt idx="555">
                  <c:v>43214.125026273148</c:v>
                </c:pt>
                <c:pt idx="556">
                  <c:v>43214.166692997685</c:v>
                </c:pt>
                <c:pt idx="557">
                  <c:v>43214.208359722223</c:v>
                </c:pt>
                <c:pt idx="558">
                  <c:v>43214.25002644676</c:v>
                </c:pt>
                <c:pt idx="559">
                  <c:v>43214.291693171297</c:v>
                </c:pt>
                <c:pt idx="560">
                  <c:v>43214.333359895834</c:v>
                </c:pt>
                <c:pt idx="561">
                  <c:v>43214.375026620372</c:v>
                </c:pt>
                <c:pt idx="562">
                  <c:v>43214.416693344909</c:v>
                </c:pt>
                <c:pt idx="563">
                  <c:v>43214.458360069446</c:v>
                </c:pt>
                <c:pt idx="564">
                  <c:v>43214.500026793983</c:v>
                </c:pt>
                <c:pt idx="565">
                  <c:v>43214.54169351852</c:v>
                </c:pt>
                <c:pt idx="566">
                  <c:v>43214.583360243058</c:v>
                </c:pt>
                <c:pt idx="567">
                  <c:v>43214.625026967595</c:v>
                </c:pt>
                <c:pt idx="568">
                  <c:v>43214.666693692132</c:v>
                </c:pt>
                <c:pt idx="569">
                  <c:v>43214.708360416669</c:v>
                </c:pt>
                <c:pt idx="570">
                  <c:v>43214.750027141206</c:v>
                </c:pt>
                <c:pt idx="571">
                  <c:v>43214.791693865744</c:v>
                </c:pt>
                <c:pt idx="572">
                  <c:v>43214.833360590281</c:v>
                </c:pt>
                <c:pt idx="573">
                  <c:v>43214.875027314818</c:v>
                </c:pt>
                <c:pt idx="574">
                  <c:v>43214.916694039355</c:v>
                </c:pt>
                <c:pt idx="575">
                  <c:v>43214.958360763892</c:v>
                </c:pt>
                <c:pt idx="576">
                  <c:v>43215.000027488422</c:v>
                </c:pt>
                <c:pt idx="577">
                  <c:v>43215.04169421296</c:v>
                </c:pt>
                <c:pt idx="578">
                  <c:v>43215.083360937497</c:v>
                </c:pt>
                <c:pt idx="579">
                  <c:v>43215.125027662034</c:v>
                </c:pt>
                <c:pt idx="580">
                  <c:v>43215.166694386571</c:v>
                </c:pt>
                <c:pt idx="581">
                  <c:v>43215.208361111108</c:v>
                </c:pt>
                <c:pt idx="582">
                  <c:v>43215.250027835646</c:v>
                </c:pt>
                <c:pt idx="583">
                  <c:v>43215.291694560183</c:v>
                </c:pt>
                <c:pt idx="584">
                  <c:v>43215.33336128472</c:v>
                </c:pt>
                <c:pt idx="585">
                  <c:v>43215.375028009257</c:v>
                </c:pt>
                <c:pt idx="586">
                  <c:v>43215.416694733794</c:v>
                </c:pt>
                <c:pt idx="587">
                  <c:v>43215.458361458332</c:v>
                </c:pt>
                <c:pt idx="588">
                  <c:v>43215.500028182869</c:v>
                </c:pt>
                <c:pt idx="589">
                  <c:v>43215.541694907406</c:v>
                </c:pt>
                <c:pt idx="590">
                  <c:v>43215.583361631943</c:v>
                </c:pt>
                <c:pt idx="591">
                  <c:v>43215.62502835648</c:v>
                </c:pt>
                <c:pt idx="592">
                  <c:v>43215.666695081018</c:v>
                </c:pt>
                <c:pt idx="593">
                  <c:v>43215.708361805555</c:v>
                </c:pt>
                <c:pt idx="594">
                  <c:v>43215.750028530092</c:v>
                </c:pt>
                <c:pt idx="595">
                  <c:v>43215.791695254629</c:v>
                </c:pt>
                <c:pt idx="596">
                  <c:v>43215.833361979167</c:v>
                </c:pt>
                <c:pt idx="597">
                  <c:v>43215.875028703704</c:v>
                </c:pt>
                <c:pt idx="598">
                  <c:v>43215.916695428241</c:v>
                </c:pt>
                <c:pt idx="599">
                  <c:v>43215.958362152778</c:v>
                </c:pt>
                <c:pt idx="600">
                  <c:v>43216.000028877315</c:v>
                </c:pt>
                <c:pt idx="601">
                  <c:v>43216.041695601853</c:v>
                </c:pt>
                <c:pt idx="602">
                  <c:v>43216.08336232639</c:v>
                </c:pt>
                <c:pt idx="603">
                  <c:v>43216.125029050927</c:v>
                </c:pt>
                <c:pt idx="604">
                  <c:v>43216.166695775464</c:v>
                </c:pt>
                <c:pt idx="605">
                  <c:v>43216.208362500001</c:v>
                </c:pt>
                <c:pt idx="606">
                  <c:v>43216.250029224539</c:v>
                </c:pt>
                <c:pt idx="607">
                  <c:v>43216.291695949076</c:v>
                </c:pt>
                <c:pt idx="608">
                  <c:v>43216.333362673613</c:v>
                </c:pt>
                <c:pt idx="609">
                  <c:v>43216.37502939815</c:v>
                </c:pt>
                <c:pt idx="610">
                  <c:v>43216.416696122687</c:v>
                </c:pt>
                <c:pt idx="611">
                  <c:v>43216.458362847225</c:v>
                </c:pt>
                <c:pt idx="612">
                  <c:v>43216.500029571762</c:v>
                </c:pt>
                <c:pt idx="613">
                  <c:v>43216.541696296299</c:v>
                </c:pt>
                <c:pt idx="614">
                  <c:v>43216.583363020836</c:v>
                </c:pt>
                <c:pt idx="615">
                  <c:v>43216.625029745373</c:v>
                </c:pt>
                <c:pt idx="616">
                  <c:v>43216.666696469911</c:v>
                </c:pt>
                <c:pt idx="617">
                  <c:v>43216.708363194448</c:v>
                </c:pt>
                <c:pt idx="618">
                  <c:v>43216.750029918985</c:v>
                </c:pt>
                <c:pt idx="619">
                  <c:v>43216.791696643515</c:v>
                </c:pt>
                <c:pt idx="620">
                  <c:v>43216.833363368052</c:v>
                </c:pt>
                <c:pt idx="621">
                  <c:v>43216.875030092589</c:v>
                </c:pt>
                <c:pt idx="622">
                  <c:v>43216.916696817127</c:v>
                </c:pt>
                <c:pt idx="623">
                  <c:v>43216.958363541664</c:v>
                </c:pt>
                <c:pt idx="624">
                  <c:v>43217.000030266201</c:v>
                </c:pt>
                <c:pt idx="625">
                  <c:v>43217.041696990738</c:v>
                </c:pt>
                <c:pt idx="626">
                  <c:v>43217.083363715275</c:v>
                </c:pt>
                <c:pt idx="627">
                  <c:v>43217.125030439813</c:v>
                </c:pt>
                <c:pt idx="628">
                  <c:v>43217.16669716435</c:v>
                </c:pt>
                <c:pt idx="629">
                  <c:v>43217.208363888887</c:v>
                </c:pt>
                <c:pt idx="630">
                  <c:v>43217.250030613424</c:v>
                </c:pt>
                <c:pt idx="631">
                  <c:v>43217.291697337962</c:v>
                </c:pt>
                <c:pt idx="632">
                  <c:v>43217.333364062499</c:v>
                </c:pt>
                <c:pt idx="633">
                  <c:v>43217.375030787036</c:v>
                </c:pt>
                <c:pt idx="634">
                  <c:v>43217.416697511573</c:v>
                </c:pt>
                <c:pt idx="635">
                  <c:v>43217.45836423611</c:v>
                </c:pt>
                <c:pt idx="636">
                  <c:v>43217.500030960648</c:v>
                </c:pt>
                <c:pt idx="637">
                  <c:v>43217.541697685185</c:v>
                </c:pt>
                <c:pt idx="638">
                  <c:v>43217.583364409722</c:v>
                </c:pt>
                <c:pt idx="639">
                  <c:v>43217.625031134259</c:v>
                </c:pt>
                <c:pt idx="640">
                  <c:v>43217.666697858796</c:v>
                </c:pt>
                <c:pt idx="641">
                  <c:v>43217.708364583334</c:v>
                </c:pt>
                <c:pt idx="642">
                  <c:v>43217.750031307871</c:v>
                </c:pt>
                <c:pt idx="643">
                  <c:v>43217.791698032408</c:v>
                </c:pt>
                <c:pt idx="644">
                  <c:v>43217.833364756945</c:v>
                </c:pt>
                <c:pt idx="645">
                  <c:v>43217.875031481482</c:v>
                </c:pt>
                <c:pt idx="646">
                  <c:v>43217.91669820602</c:v>
                </c:pt>
                <c:pt idx="647">
                  <c:v>43217.958364930557</c:v>
                </c:pt>
                <c:pt idx="648">
                  <c:v>43218.000031655094</c:v>
                </c:pt>
                <c:pt idx="649">
                  <c:v>43218.041698379631</c:v>
                </c:pt>
                <c:pt idx="650">
                  <c:v>43218.083365104168</c:v>
                </c:pt>
                <c:pt idx="651">
                  <c:v>43218.125031828706</c:v>
                </c:pt>
                <c:pt idx="652">
                  <c:v>43218.166698553243</c:v>
                </c:pt>
                <c:pt idx="653">
                  <c:v>43218.20836527778</c:v>
                </c:pt>
                <c:pt idx="654">
                  <c:v>43218.250032002317</c:v>
                </c:pt>
                <c:pt idx="655">
                  <c:v>43218.291698726855</c:v>
                </c:pt>
                <c:pt idx="656">
                  <c:v>43218.333365451392</c:v>
                </c:pt>
                <c:pt idx="657">
                  <c:v>43218.375032175929</c:v>
                </c:pt>
                <c:pt idx="658">
                  <c:v>43218.416698900466</c:v>
                </c:pt>
                <c:pt idx="659">
                  <c:v>43218.458365625003</c:v>
                </c:pt>
                <c:pt idx="660">
                  <c:v>43218.500032349541</c:v>
                </c:pt>
                <c:pt idx="661">
                  <c:v>43218.54169907407</c:v>
                </c:pt>
                <c:pt idx="662">
                  <c:v>43218.583365798608</c:v>
                </c:pt>
                <c:pt idx="663">
                  <c:v>43218.625032523145</c:v>
                </c:pt>
                <c:pt idx="664">
                  <c:v>43218.666699247682</c:v>
                </c:pt>
                <c:pt idx="665">
                  <c:v>43218.708365972219</c:v>
                </c:pt>
                <c:pt idx="666">
                  <c:v>43218.750032696757</c:v>
                </c:pt>
                <c:pt idx="667">
                  <c:v>43218.791699421294</c:v>
                </c:pt>
                <c:pt idx="668">
                  <c:v>43218.833366145831</c:v>
                </c:pt>
                <c:pt idx="669">
                  <c:v>43218.875032870368</c:v>
                </c:pt>
                <c:pt idx="670">
                  <c:v>43218.916699594905</c:v>
                </c:pt>
                <c:pt idx="671">
                  <c:v>43218.958366319443</c:v>
                </c:pt>
                <c:pt idx="672">
                  <c:v>43219.00003304398</c:v>
                </c:pt>
                <c:pt idx="673">
                  <c:v>43219.041699768517</c:v>
                </c:pt>
                <c:pt idx="674">
                  <c:v>43219.083366493054</c:v>
                </c:pt>
                <c:pt idx="675">
                  <c:v>43219.125033217591</c:v>
                </c:pt>
                <c:pt idx="676">
                  <c:v>43219.166699942129</c:v>
                </c:pt>
                <c:pt idx="677">
                  <c:v>43219.208366666666</c:v>
                </c:pt>
                <c:pt idx="678">
                  <c:v>43219.250033391203</c:v>
                </c:pt>
                <c:pt idx="679">
                  <c:v>43219.29170011574</c:v>
                </c:pt>
                <c:pt idx="680">
                  <c:v>43219.333366840277</c:v>
                </c:pt>
                <c:pt idx="681">
                  <c:v>43219.375033564815</c:v>
                </c:pt>
                <c:pt idx="682">
                  <c:v>43219.416700289352</c:v>
                </c:pt>
                <c:pt idx="683">
                  <c:v>43219.458367013889</c:v>
                </c:pt>
                <c:pt idx="684">
                  <c:v>43219.500033738426</c:v>
                </c:pt>
                <c:pt idx="685">
                  <c:v>43219.541700462963</c:v>
                </c:pt>
                <c:pt idx="686">
                  <c:v>43219.583367187501</c:v>
                </c:pt>
                <c:pt idx="687">
                  <c:v>43219.625033912038</c:v>
                </c:pt>
                <c:pt idx="688">
                  <c:v>43219.666700636575</c:v>
                </c:pt>
                <c:pt idx="689">
                  <c:v>43219.708367361112</c:v>
                </c:pt>
                <c:pt idx="690">
                  <c:v>43219.75003408565</c:v>
                </c:pt>
                <c:pt idx="691">
                  <c:v>43219.791700810187</c:v>
                </c:pt>
                <c:pt idx="692">
                  <c:v>43219.833367534724</c:v>
                </c:pt>
                <c:pt idx="693">
                  <c:v>43219.875034259261</c:v>
                </c:pt>
                <c:pt idx="694">
                  <c:v>43219.916700983798</c:v>
                </c:pt>
                <c:pt idx="695">
                  <c:v>43219.958367708336</c:v>
                </c:pt>
                <c:pt idx="696">
                  <c:v>43220.000034432873</c:v>
                </c:pt>
                <c:pt idx="697">
                  <c:v>43220.04170115741</c:v>
                </c:pt>
                <c:pt idx="698">
                  <c:v>43220.083367881947</c:v>
                </c:pt>
                <c:pt idx="699">
                  <c:v>43220.125034606484</c:v>
                </c:pt>
                <c:pt idx="700">
                  <c:v>43220.166701331022</c:v>
                </c:pt>
                <c:pt idx="701">
                  <c:v>43220.208368055559</c:v>
                </c:pt>
                <c:pt idx="702">
                  <c:v>43220.250034780096</c:v>
                </c:pt>
                <c:pt idx="703">
                  <c:v>43220.291701504633</c:v>
                </c:pt>
                <c:pt idx="704">
                  <c:v>43220.333368229163</c:v>
                </c:pt>
                <c:pt idx="705">
                  <c:v>43220.3750349537</c:v>
                </c:pt>
                <c:pt idx="706">
                  <c:v>43220.416701678238</c:v>
                </c:pt>
                <c:pt idx="707">
                  <c:v>43220.458368402775</c:v>
                </c:pt>
                <c:pt idx="708">
                  <c:v>43220.500035127312</c:v>
                </c:pt>
                <c:pt idx="709">
                  <c:v>43220.541701851849</c:v>
                </c:pt>
                <c:pt idx="710">
                  <c:v>43220.583368576386</c:v>
                </c:pt>
                <c:pt idx="711">
                  <c:v>43220.625035300924</c:v>
                </c:pt>
                <c:pt idx="712">
                  <c:v>43220.666702025461</c:v>
                </c:pt>
                <c:pt idx="713">
                  <c:v>43220.708368749998</c:v>
                </c:pt>
                <c:pt idx="714">
                  <c:v>43220.750035474535</c:v>
                </c:pt>
                <c:pt idx="715">
                  <c:v>43220.791702199072</c:v>
                </c:pt>
                <c:pt idx="716">
                  <c:v>43220.83336892361</c:v>
                </c:pt>
                <c:pt idx="717">
                  <c:v>43220.875035648147</c:v>
                </c:pt>
                <c:pt idx="718">
                  <c:v>43220.916702372684</c:v>
                </c:pt>
                <c:pt idx="719">
                  <c:v>43220.958369097221</c:v>
                </c:pt>
              </c:numCache>
            </c:numRef>
          </c:xVal>
          <c:yVal>
            <c:numRef>
              <c:f>Flow!$K$2:$K$730</c:f>
              <c:numCache>
                <c:formatCode>General</c:formatCode>
                <c:ptCount val="729"/>
                <c:pt idx="0">
                  <c:v>15200</c:v>
                </c:pt>
                <c:pt idx="1">
                  <c:v>13800</c:v>
                </c:pt>
                <c:pt idx="2">
                  <c:v>12375</c:v>
                </c:pt>
                <c:pt idx="3">
                  <c:v>11175</c:v>
                </c:pt>
                <c:pt idx="4">
                  <c:v>10275</c:v>
                </c:pt>
                <c:pt idx="5">
                  <c:v>9730</c:v>
                </c:pt>
                <c:pt idx="6">
                  <c:v>9400</c:v>
                </c:pt>
                <c:pt idx="7">
                  <c:v>9220</c:v>
                </c:pt>
                <c:pt idx="8">
                  <c:v>9105</c:v>
                </c:pt>
                <c:pt idx="9">
                  <c:v>9132.5</c:v>
                </c:pt>
                <c:pt idx="10">
                  <c:v>9240</c:v>
                </c:pt>
                <c:pt idx="11">
                  <c:v>9350</c:v>
                </c:pt>
                <c:pt idx="12">
                  <c:v>9420</c:v>
                </c:pt>
                <c:pt idx="13">
                  <c:v>9525</c:v>
                </c:pt>
                <c:pt idx="14">
                  <c:v>9690</c:v>
                </c:pt>
                <c:pt idx="15">
                  <c:v>9995</c:v>
                </c:pt>
                <c:pt idx="16">
                  <c:v>10175</c:v>
                </c:pt>
                <c:pt idx="17">
                  <c:v>10100</c:v>
                </c:pt>
                <c:pt idx="18">
                  <c:v>10125</c:v>
                </c:pt>
                <c:pt idx="19">
                  <c:v>10475</c:v>
                </c:pt>
                <c:pt idx="20">
                  <c:v>11100</c:v>
                </c:pt>
                <c:pt idx="21">
                  <c:v>12050</c:v>
                </c:pt>
                <c:pt idx="22">
                  <c:v>13100</c:v>
                </c:pt>
                <c:pt idx="23">
                  <c:v>13675</c:v>
                </c:pt>
                <c:pt idx="24">
                  <c:v>13375</c:v>
                </c:pt>
                <c:pt idx="25">
                  <c:v>12525</c:v>
                </c:pt>
                <c:pt idx="26">
                  <c:v>11475</c:v>
                </c:pt>
                <c:pt idx="27">
                  <c:v>10600</c:v>
                </c:pt>
                <c:pt idx="28">
                  <c:v>9960</c:v>
                </c:pt>
                <c:pt idx="29">
                  <c:v>9535</c:v>
                </c:pt>
                <c:pt idx="30">
                  <c:v>9305</c:v>
                </c:pt>
                <c:pt idx="31">
                  <c:v>9642.5</c:v>
                </c:pt>
                <c:pt idx="32">
                  <c:v>11000</c:v>
                </c:pt>
                <c:pt idx="33">
                  <c:v>12350</c:v>
                </c:pt>
                <c:pt idx="34">
                  <c:v>13000</c:v>
                </c:pt>
                <c:pt idx="35">
                  <c:v>13150</c:v>
                </c:pt>
                <c:pt idx="36">
                  <c:v>13100</c:v>
                </c:pt>
                <c:pt idx="37">
                  <c:v>13000</c:v>
                </c:pt>
                <c:pt idx="38">
                  <c:v>13075</c:v>
                </c:pt>
                <c:pt idx="39">
                  <c:v>13275</c:v>
                </c:pt>
                <c:pt idx="40">
                  <c:v>13425</c:v>
                </c:pt>
                <c:pt idx="41">
                  <c:v>13650</c:v>
                </c:pt>
                <c:pt idx="42">
                  <c:v>14075</c:v>
                </c:pt>
                <c:pt idx="43">
                  <c:v>14575</c:v>
                </c:pt>
                <c:pt idx="44">
                  <c:v>14975</c:v>
                </c:pt>
                <c:pt idx="45">
                  <c:v>15275</c:v>
                </c:pt>
                <c:pt idx="46">
                  <c:v>15500</c:v>
                </c:pt>
                <c:pt idx="47">
                  <c:v>15325</c:v>
                </c:pt>
                <c:pt idx="48">
                  <c:v>14600</c:v>
                </c:pt>
                <c:pt idx="49">
                  <c:v>13550</c:v>
                </c:pt>
                <c:pt idx="50">
                  <c:v>12425</c:v>
                </c:pt>
                <c:pt idx="51">
                  <c:v>11350</c:v>
                </c:pt>
                <c:pt idx="52">
                  <c:v>10425</c:v>
                </c:pt>
                <c:pt idx="53">
                  <c:v>9825</c:v>
                </c:pt>
                <c:pt idx="54">
                  <c:v>9620</c:v>
                </c:pt>
                <c:pt idx="55">
                  <c:v>10020</c:v>
                </c:pt>
                <c:pt idx="56">
                  <c:v>10875</c:v>
                </c:pt>
                <c:pt idx="57">
                  <c:v>11825</c:v>
                </c:pt>
                <c:pt idx="58">
                  <c:v>12700</c:v>
                </c:pt>
                <c:pt idx="59">
                  <c:v>13175</c:v>
                </c:pt>
                <c:pt idx="60">
                  <c:v>13175</c:v>
                </c:pt>
                <c:pt idx="61">
                  <c:v>13025</c:v>
                </c:pt>
                <c:pt idx="62">
                  <c:v>12975</c:v>
                </c:pt>
                <c:pt idx="63">
                  <c:v>13075</c:v>
                </c:pt>
                <c:pt idx="64">
                  <c:v>13100</c:v>
                </c:pt>
                <c:pt idx="65">
                  <c:v>13175</c:v>
                </c:pt>
                <c:pt idx="66">
                  <c:v>13650</c:v>
                </c:pt>
                <c:pt idx="67">
                  <c:v>14250</c:v>
                </c:pt>
                <c:pt idx="68">
                  <c:v>14800</c:v>
                </c:pt>
                <c:pt idx="69">
                  <c:v>15250</c:v>
                </c:pt>
                <c:pt idx="70">
                  <c:v>15425</c:v>
                </c:pt>
                <c:pt idx="71">
                  <c:v>15225</c:v>
                </c:pt>
                <c:pt idx="72">
                  <c:v>14500</c:v>
                </c:pt>
                <c:pt idx="73">
                  <c:v>13425</c:v>
                </c:pt>
                <c:pt idx="74">
                  <c:v>12250</c:v>
                </c:pt>
                <c:pt idx="75">
                  <c:v>11100</c:v>
                </c:pt>
                <c:pt idx="76">
                  <c:v>10275</c:v>
                </c:pt>
                <c:pt idx="77">
                  <c:v>9720</c:v>
                </c:pt>
                <c:pt idx="78">
                  <c:v>9362.5</c:v>
                </c:pt>
                <c:pt idx="79">
                  <c:v>9545</c:v>
                </c:pt>
                <c:pt idx="80">
                  <c:v>10500</c:v>
                </c:pt>
                <c:pt idx="81">
                  <c:v>11650</c:v>
                </c:pt>
                <c:pt idx="82">
                  <c:v>12525</c:v>
                </c:pt>
                <c:pt idx="83">
                  <c:v>12975</c:v>
                </c:pt>
                <c:pt idx="84">
                  <c:v>13000</c:v>
                </c:pt>
                <c:pt idx="85">
                  <c:v>12900</c:v>
                </c:pt>
                <c:pt idx="86">
                  <c:v>12900</c:v>
                </c:pt>
                <c:pt idx="87">
                  <c:v>13000</c:v>
                </c:pt>
                <c:pt idx="88">
                  <c:v>13000</c:v>
                </c:pt>
                <c:pt idx="89">
                  <c:v>13050</c:v>
                </c:pt>
                <c:pt idx="90">
                  <c:v>13500</c:v>
                </c:pt>
                <c:pt idx="91">
                  <c:v>14075</c:v>
                </c:pt>
                <c:pt idx="92">
                  <c:v>14550</c:v>
                </c:pt>
                <c:pt idx="93">
                  <c:v>15000</c:v>
                </c:pt>
                <c:pt idx="94">
                  <c:v>15125</c:v>
                </c:pt>
                <c:pt idx="95">
                  <c:v>14650</c:v>
                </c:pt>
                <c:pt idx="96">
                  <c:v>13725</c:v>
                </c:pt>
                <c:pt idx="97">
                  <c:v>12750</c:v>
                </c:pt>
                <c:pt idx="98">
                  <c:v>11900</c:v>
                </c:pt>
                <c:pt idx="99">
                  <c:v>11250</c:v>
                </c:pt>
                <c:pt idx="100">
                  <c:v>10825</c:v>
                </c:pt>
                <c:pt idx="101">
                  <c:v>10375</c:v>
                </c:pt>
                <c:pt idx="102">
                  <c:v>9950</c:v>
                </c:pt>
                <c:pt idx="103">
                  <c:v>9840</c:v>
                </c:pt>
                <c:pt idx="104">
                  <c:v>10525</c:v>
                </c:pt>
                <c:pt idx="105">
                  <c:v>11775</c:v>
                </c:pt>
                <c:pt idx="106">
                  <c:v>12750</c:v>
                </c:pt>
                <c:pt idx="107">
                  <c:v>13325</c:v>
                </c:pt>
                <c:pt idx="108">
                  <c:v>13350</c:v>
                </c:pt>
                <c:pt idx="109">
                  <c:v>13275</c:v>
                </c:pt>
                <c:pt idx="110">
                  <c:v>13225</c:v>
                </c:pt>
                <c:pt idx="111">
                  <c:v>13275</c:v>
                </c:pt>
                <c:pt idx="112">
                  <c:v>13225</c:v>
                </c:pt>
                <c:pt idx="113">
                  <c:v>13300</c:v>
                </c:pt>
                <c:pt idx="114">
                  <c:v>13700</c:v>
                </c:pt>
                <c:pt idx="115">
                  <c:v>14200</c:v>
                </c:pt>
                <c:pt idx="116">
                  <c:v>14750</c:v>
                </c:pt>
                <c:pt idx="117">
                  <c:v>15225</c:v>
                </c:pt>
                <c:pt idx="118">
                  <c:v>15375</c:v>
                </c:pt>
                <c:pt idx="119">
                  <c:v>15200</c:v>
                </c:pt>
                <c:pt idx="120">
                  <c:v>14525</c:v>
                </c:pt>
                <c:pt idx="121">
                  <c:v>13525</c:v>
                </c:pt>
                <c:pt idx="122">
                  <c:v>12350</c:v>
                </c:pt>
                <c:pt idx="123">
                  <c:v>11250</c:v>
                </c:pt>
                <c:pt idx="124">
                  <c:v>10425</c:v>
                </c:pt>
                <c:pt idx="125">
                  <c:v>9920</c:v>
                </c:pt>
                <c:pt idx="126">
                  <c:v>9610</c:v>
                </c:pt>
                <c:pt idx="127">
                  <c:v>9780</c:v>
                </c:pt>
                <c:pt idx="128">
                  <c:v>10625</c:v>
                </c:pt>
                <c:pt idx="129">
                  <c:v>11875</c:v>
                </c:pt>
                <c:pt idx="130">
                  <c:v>12900</c:v>
                </c:pt>
                <c:pt idx="131">
                  <c:v>13400</c:v>
                </c:pt>
                <c:pt idx="132">
                  <c:v>13500</c:v>
                </c:pt>
                <c:pt idx="133">
                  <c:v>13375</c:v>
                </c:pt>
                <c:pt idx="134">
                  <c:v>13125</c:v>
                </c:pt>
                <c:pt idx="135">
                  <c:v>12725</c:v>
                </c:pt>
                <c:pt idx="136">
                  <c:v>12450</c:v>
                </c:pt>
                <c:pt idx="137">
                  <c:v>12275</c:v>
                </c:pt>
                <c:pt idx="138">
                  <c:v>12275</c:v>
                </c:pt>
                <c:pt idx="139">
                  <c:v>12625</c:v>
                </c:pt>
                <c:pt idx="140">
                  <c:v>13375</c:v>
                </c:pt>
                <c:pt idx="141">
                  <c:v>14300</c:v>
                </c:pt>
                <c:pt idx="142">
                  <c:v>14950</c:v>
                </c:pt>
                <c:pt idx="143">
                  <c:v>14975</c:v>
                </c:pt>
                <c:pt idx="144">
                  <c:v>14275</c:v>
                </c:pt>
                <c:pt idx="145">
                  <c:v>13225</c:v>
                </c:pt>
                <c:pt idx="146">
                  <c:v>12050</c:v>
                </c:pt>
                <c:pt idx="147">
                  <c:v>11000</c:v>
                </c:pt>
                <c:pt idx="148">
                  <c:v>10250</c:v>
                </c:pt>
                <c:pt idx="149">
                  <c:v>9770</c:v>
                </c:pt>
                <c:pt idx="150">
                  <c:v>9477.5</c:v>
                </c:pt>
                <c:pt idx="151">
                  <c:v>9575</c:v>
                </c:pt>
                <c:pt idx="152">
                  <c:v>10435</c:v>
                </c:pt>
                <c:pt idx="153">
                  <c:v>11975</c:v>
                </c:pt>
                <c:pt idx="154">
                  <c:v>13225</c:v>
                </c:pt>
                <c:pt idx="155">
                  <c:v>13675</c:v>
                </c:pt>
                <c:pt idx="156">
                  <c:v>13375</c:v>
                </c:pt>
                <c:pt idx="157">
                  <c:v>13000</c:v>
                </c:pt>
                <c:pt idx="158">
                  <c:v>12800</c:v>
                </c:pt>
                <c:pt idx="159">
                  <c:v>12775</c:v>
                </c:pt>
                <c:pt idx="160">
                  <c:v>12825</c:v>
                </c:pt>
                <c:pt idx="161">
                  <c:v>13325</c:v>
                </c:pt>
                <c:pt idx="162">
                  <c:v>14150</c:v>
                </c:pt>
                <c:pt idx="163">
                  <c:v>14725</c:v>
                </c:pt>
                <c:pt idx="164">
                  <c:v>15275</c:v>
                </c:pt>
                <c:pt idx="165">
                  <c:v>15400</c:v>
                </c:pt>
                <c:pt idx="166">
                  <c:v>15425</c:v>
                </c:pt>
                <c:pt idx="167">
                  <c:v>15125</c:v>
                </c:pt>
                <c:pt idx="168">
                  <c:v>14125</c:v>
                </c:pt>
                <c:pt idx="169">
                  <c:v>12950</c:v>
                </c:pt>
                <c:pt idx="170">
                  <c:v>11900</c:v>
                </c:pt>
                <c:pt idx="171">
                  <c:v>10950</c:v>
                </c:pt>
                <c:pt idx="172">
                  <c:v>10250</c:v>
                </c:pt>
                <c:pt idx="173">
                  <c:v>9740</c:v>
                </c:pt>
                <c:pt idx="174">
                  <c:v>9450</c:v>
                </c:pt>
                <c:pt idx="175">
                  <c:v>9302.5</c:v>
                </c:pt>
                <c:pt idx="176">
                  <c:v>9270</c:v>
                </c:pt>
                <c:pt idx="177">
                  <c:v>9240</c:v>
                </c:pt>
                <c:pt idx="178">
                  <c:v>9240</c:v>
                </c:pt>
                <c:pt idx="179">
                  <c:v>9277.5</c:v>
                </c:pt>
                <c:pt idx="180">
                  <c:v>9340</c:v>
                </c:pt>
                <c:pt idx="181">
                  <c:v>9370</c:v>
                </c:pt>
                <c:pt idx="182">
                  <c:v>9390</c:v>
                </c:pt>
                <c:pt idx="183">
                  <c:v>9390</c:v>
                </c:pt>
                <c:pt idx="184">
                  <c:v>9430</c:v>
                </c:pt>
                <c:pt idx="185">
                  <c:v>9440</c:v>
                </c:pt>
                <c:pt idx="186">
                  <c:v>9670</c:v>
                </c:pt>
                <c:pt idx="187">
                  <c:v>10160</c:v>
                </c:pt>
                <c:pt idx="188">
                  <c:v>10850</c:v>
                </c:pt>
                <c:pt idx="189">
                  <c:v>11625</c:v>
                </c:pt>
                <c:pt idx="190">
                  <c:v>12450</c:v>
                </c:pt>
                <c:pt idx="191">
                  <c:v>12700</c:v>
                </c:pt>
                <c:pt idx="192">
                  <c:v>12475</c:v>
                </c:pt>
                <c:pt idx="193">
                  <c:v>11800</c:v>
                </c:pt>
                <c:pt idx="194">
                  <c:v>11000</c:v>
                </c:pt>
                <c:pt idx="195">
                  <c:v>10250</c:v>
                </c:pt>
                <c:pt idx="196">
                  <c:v>9750</c:v>
                </c:pt>
                <c:pt idx="197">
                  <c:v>9457.5</c:v>
                </c:pt>
                <c:pt idx="198">
                  <c:v>9302.5</c:v>
                </c:pt>
                <c:pt idx="199">
                  <c:v>9545</c:v>
                </c:pt>
                <c:pt idx="200">
                  <c:v>10460</c:v>
                </c:pt>
                <c:pt idx="201">
                  <c:v>11875</c:v>
                </c:pt>
                <c:pt idx="202">
                  <c:v>12900</c:v>
                </c:pt>
                <c:pt idx="203">
                  <c:v>13350</c:v>
                </c:pt>
                <c:pt idx="204">
                  <c:v>13550</c:v>
                </c:pt>
                <c:pt idx="205">
                  <c:v>13600</c:v>
                </c:pt>
                <c:pt idx="206">
                  <c:v>13700</c:v>
                </c:pt>
                <c:pt idx="207">
                  <c:v>13875</c:v>
                </c:pt>
                <c:pt idx="208">
                  <c:v>13900</c:v>
                </c:pt>
                <c:pt idx="209">
                  <c:v>13925</c:v>
                </c:pt>
                <c:pt idx="210">
                  <c:v>14175</c:v>
                </c:pt>
                <c:pt idx="211">
                  <c:v>14650</c:v>
                </c:pt>
                <c:pt idx="212">
                  <c:v>15050</c:v>
                </c:pt>
                <c:pt idx="213">
                  <c:v>15325</c:v>
                </c:pt>
                <c:pt idx="214">
                  <c:v>15350</c:v>
                </c:pt>
                <c:pt idx="215">
                  <c:v>14825</c:v>
                </c:pt>
                <c:pt idx="216">
                  <c:v>13800</c:v>
                </c:pt>
                <c:pt idx="217">
                  <c:v>12775</c:v>
                </c:pt>
                <c:pt idx="218">
                  <c:v>11800</c:v>
                </c:pt>
                <c:pt idx="219">
                  <c:v>10825</c:v>
                </c:pt>
                <c:pt idx="220">
                  <c:v>10125</c:v>
                </c:pt>
                <c:pt idx="221">
                  <c:v>9612.5</c:v>
                </c:pt>
                <c:pt idx="222">
                  <c:v>9325</c:v>
                </c:pt>
                <c:pt idx="223">
                  <c:v>9467.5</c:v>
                </c:pt>
                <c:pt idx="224">
                  <c:v>10355</c:v>
                </c:pt>
                <c:pt idx="225">
                  <c:v>11800</c:v>
                </c:pt>
                <c:pt idx="226">
                  <c:v>13025</c:v>
                </c:pt>
                <c:pt idx="227">
                  <c:v>13650</c:v>
                </c:pt>
                <c:pt idx="228">
                  <c:v>13775</c:v>
                </c:pt>
                <c:pt idx="229">
                  <c:v>13700</c:v>
                </c:pt>
                <c:pt idx="230">
                  <c:v>13675</c:v>
                </c:pt>
                <c:pt idx="231">
                  <c:v>13800</c:v>
                </c:pt>
                <c:pt idx="232">
                  <c:v>13800</c:v>
                </c:pt>
                <c:pt idx="233">
                  <c:v>13825</c:v>
                </c:pt>
                <c:pt idx="234">
                  <c:v>14125</c:v>
                </c:pt>
                <c:pt idx="235">
                  <c:v>14550</c:v>
                </c:pt>
                <c:pt idx="236">
                  <c:v>14975</c:v>
                </c:pt>
                <c:pt idx="237">
                  <c:v>15250</c:v>
                </c:pt>
                <c:pt idx="238">
                  <c:v>15350</c:v>
                </c:pt>
                <c:pt idx="239">
                  <c:v>15175</c:v>
                </c:pt>
                <c:pt idx="240">
                  <c:v>14400</c:v>
                </c:pt>
                <c:pt idx="241">
                  <c:v>13325</c:v>
                </c:pt>
                <c:pt idx="242">
                  <c:v>12075</c:v>
                </c:pt>
                <c:pt idx="243">
                  <c:v>10950</c:v>
                </c:pt>
                <c:pt idx="244">
                  <c:v>10220</c:v>
                </c:pt>
                <c:pt idx="245">
                  <c:v>9690</c:v>
                </c:pt>
                <c:pt idx="246">
                  <c:v>9430</c:v>
                </c:pt>
                <c:pt idx="247">
                  <c:v>9565</c:v>
                </c:pt>
                <c:pt idx="248">
                  <c:v>10610</c:v>
                </c:pt>
                <c:pt idx="249">
                  <c:v>12075</c:v>
                </c:pt>
                <c:pt idx="250">
                  <c:v>13175</c:v>
                </c:pt>
                <c:pt idx="251">
                  <c:v>13850</c:v>
                </c:pt>
                <c:pt idx="252">
                  <c:v>13975</c:v>
                </c:pt>
                <c:pt idx="253">
                  <c:v>13875</c:v>
                </c:pt>
                <c:pt idx="254">
                  <c:v>13875</c:v>
                </c:pt>
                <c:pt idx="255">
                  <c:v>14000</c:v>
                </c:pt>
                <c:pt idx="256">
                  <c:v>14000</c:v>
                </c:pt>
                <c:pt idx="257">
                  <c:v>14075</c:v>
                </c:pt>
                <c:pt idx="258">
                  <c:v>14300</c:v>
                </c:pt>
                <c:pt idx="259">
                  <c:v>14675</c:v>
                </c:pt>
                <c:pt idx="260">
                  <c:v>15100</c:v>
                </c:pt>
                <c:pt idx="261">
                  <c:v>15350</c:v>
                </c:pt>
                <c:pt idx="262">
                  <c:v>15125</c:v>
                </c:pt>
                <c:pt idx="263">
                  <c:v>14525</c:v>
                </c:pt>
                <c:pt idx="264">
                  <c:v>13375</c:v>
                </c:pt>
                <c:pt idx="265">
                  <c:v>12175</c:v>
                </c:pt>
                <c:pt idx="266">
                  <c:v>11050</c:v>
                </c:pt>
                <c:pt idx="267">
                  <c:v>10300</c:v>
                </c:pt>
                <c:pt idx="268">
                  <c:v>9800</c:v>
                </c:pt>
                <c:pt idx="269">
                  <c:v>9447.5</c:v>
                </c:pt>
                <c:pt idx="270">
                  <c:v>9230</c:v>
                </c:pt>
                <c:pt idx="271">
                  <c:v>9380</c:v>
                </c:pt>
                <c:pt idx="272">
                  <c:v>10075</c:v>
                </c:pt>
                <c:pt idx="273">
                  <c:v>11225</c:v>
                </c:pt>
                <c:pt idx="274">
                  <c:v>12025</c:v>
                </c:pt>
                <c:pt idx="275">
                  <c:v>12425</c:v>
                </c:pt>
                <c:pt idx="276">
                  <c:v>12900</c:v>
                </c:pt>
                <c:pt idx="277">
                  <c:v>13050</c:v>
                </c:pt>
                <c:pt idx="278">
                  <c:v>13150</c:v>
                </c:pt>
                <c:pt idx="279">
                  <c:v>13375</c:v>
                </c:pt>
                <c:pt idx="280">
                  <c:v>13475</c:v>
                </c:pt>
                <c:pt idx="281">
                  <c:v>13650</c:v>
                </c:pt>
                <c:pt idx="282">
                  <c:v>14100</c:v>
                </c:pt>
                <c:pt idx="283">
                  <c:v>14600</c:v>
                </c:pt>
                <c:pt idx="284">
                  <c:v>15025</c:v>
                </c:pt>
                <c:pt idx="285">
                  <c:v>15350</c:v>
                </c:pt>
                <c:pt idx="286">
                  <c:v>15325</c:v>
                </c:pt>
                <c:pt idx="287">
                  <c:v>15025</c:v>
                </c:pt>
                <c:pt idx="288">
                  <c:v>14300</c:v>
                </c:pt>
                <c:pt idx="289">
                  <c:v>13150</c:v>
                </c:pt>
                <c:pt idx="290">
                  <c:v>12050</c:v>
                </c:pt>
                <c:pt idx="291">
                  <c:v>11000</c:v>
                </c:pt>
                <c:pt idx="292">
                  <c:v>10225</c:v>
                </c:pt>
                <c:pt idx="293">
                  <c:v>9700</c:v>
                </c:pt>
                <c:pt idx="294">
                  <c:v>9400</c:v>
                </c:pt>
                <c:pt idx="295">
                  <c:v>9555</c:v>
                </c:pt>
                <c:pt idx="296">
                  <c:v>10610</c:v>
                </c:pt>
                <c:pt idx="297">
                  <c:v>12150</c:v>
                </c:pt>
                <c:pt idx="298">
                  <c:v>13325</c:v>
                </c:pt>
                <c:pt idx="299">
                  <c:v>14025</c:v>
                </c:pt>
                <c:pt idx="300">
                  <c:v>14050</c:v>
                </c:pt>
                <c:pt idx="301">
                  <c:v>13725</c:v>
                </c:pt>
                <c:pt idx="302">
                  <c:v>13425</c:v>
                </c:pt>
                <c:pt idx="303">
                  <c:v>13025</c:v>
                </c:pt>
                <c:pt idx="304">
                  <c:v>12600</c:v>
                </c:pt>
                <c:pt idx="305">
                  <c:v>12250</c:v>
                </c:pt>
                <c:pt idx="306">
                  <c:v>12500</c:v>
                </c:pt>
                <c:pt idx="307">
                  <c:v>13325</c:v>
                </c:pt>
                <c:pt idx="308">
                  <c:v>14275</c:v>
                </c:pt>
                <c:pt idx="309">
                  <c:v>14900</c:v>
                </c:pt>
                <c:pt idx="310">
                  <c:v>15225</c:v>
                </c:pt>
                <c:pt idx="311">
                  <c:v>15200</c:v>
                </c:pt>
                <c:pt idx="312">
                  <c:v>14450</c:v>
                </c:pt>
                <c:pt idx="313">
                  <c:v>13350</c:v>
                </c:pt>
                <c:pt idx="314">
                  <c:v>12150</c:v>
                </c:pt>
                <c:pt idx="315">
                  <c:v>11075</c:v>
                </c:pt>
                <c:pt idx="316">
                  <c:v>10325</c:v>
                </c:pt>
                <c:pt idx="317">
                  <c:v>9920</c:v>
                </c:pt>
                <c:pt idx="318">
                  <c:v>9690</c:v>
                </c:pt>
                <c:pt idx="319">
                  <c:v>9810</c:v>
                </c:pt>
                <c:pt idx="320">
                  <c:v>10550</c:v>
                </c:pt>
                <c:pt idx="321">
                  <c:v>11650</c:v>
                </c:pt>
                <c:pt idx="322">
                  <c:v>12575</c:v>
                </c:pt>
                <c:pt idx="323">
                  <c:v>12875</c:v>
                </c:pt>
                <c:pt idx="324">
                  <c:v>12725</c:v>
                </c:pt>
                <c:pt idx="325">
                  <c:v>12400</c:v>
                </c:pt>
                <c:pt idx="326">
                  <c:v>12175</c:v>
                </c:pt>
                <c:pt idx="327">
                  <c:v>12050</c:v>
                </c:pt>
                <c:pt idx="328">
                  <c:v>12025</c:v>
                </c:pt>
                <c:pt idx="329">
                  <c:v>12000</c:v>
                </c:pt>
                <c:pt idx="330">
                  <c:v>12250</c:v>
                </c:pt>
                <c:pt idx="331">
                  <c:v>12700</c:v>
                </c:pt>
                <c:pt idx="332">
                  <c:v>13250</c:v>
                </c:pt>
                <c:pt idx="333">
                  <c:v>13725</c:v>
                </c:pt>
                <c:pt idx="334">
                  <c:v>14125</c:v>
                </c:pt>
                <c:pt idx="335">
                  <c:v>14200</c:v>
                </c:pt>
                <c:pt idx="336">
                  <c:v>13575</c:v>
                </c:pt>
                <c:pt idx="337">
                  <c:v>12575</c:v>
                </c:pt>
                <c:pt idx="338">
                  <c:v>11500</c:v>
                </c:pt>
                <c:pt idx="339">
                  <c:v>10600</c:v>
                </c:pt>
                <c:pt idx="340">
                  <c:v>9970</c:v>
                </c:pt>
                <c:pt idx="341">
                  <c:v>9555</c:v>
                </c:pt>
                <c:pt idx="342">
                  <c:v>9430</c:v>
                </c:pt>
                <c:pt idx="343">
                  <c:v>9592.5</c:v>
                </c:pt>
                <c:pt idx="344">
                  <c:v>9700</c:v>
                </c:pt>
                <c:pt idx="345">
                  <c:v>9720</c:v>
                </c:pt>
                <c:pt idx="346">
                  <c:v>9790</c:v>
                </c:pt>
                <c:pt idx="347">
                  <c:v>9910</c:v>
                </c:pt>
                <c:pt idx="348">
                  <c:v>9970</c:v>
                </c:pt>
                <c:pt idx="349">
                  <c:v>9770</c:v>
                </c:pt>
                <c:pt idx="350">
                  <c:v>9525</c:v>
                </c:pt>
                <c:pt idx="351">
                  <c:v>9322.5</c:v>
                </c:pt>
                <c:pt idx="352">
                  <c:v>9210</c:v>
                </c:pt>
                <c:pt idx="353">
                  <c:v>9267.5</c:v>
                </c:pt>
                <c:pt idx="354">
                  <c:v>9612.5</c:v>
                </c:pt>
                <c:pt idx="355">
                  <c:v>10310</c:v>
                </c:pt>
                <c:pt idx="356">
                  <c:v>11225</c:v>
                </c:pt>
                <c:pt idx="357">
                  <c:v>11825</c:v>
                </c:pt>
                <c:pt idx="358">
                  <c:v>12175</c:v>
                </c:pt>
                <c:pt idx="359">
                  <c:v>12300</c:v>
                </c:pt>
                <c:pt idx="360">
                  <c:v>11850</c:v>
                </c:pt>
                <c:pt idx="361">
                  <c:v>11175</c:v>
                </c:pt>
                <c:pt idx="362">
                  <c:v>10425</c:v>
                </c:pt>
                <c:pt idx="363">
                  <c:v>9900</c:v>
                </c:pt>
                <c:pt idx="364">
                  <c:v>9505</c:v>
                </c:pt>
                <c:pt idx="365">
                  <c:v>9267.5</c:v>
                </c:pt>
                <c:pt idx="366">
                  <c:v>9160</c:v>
                </c:pt>
                <c:pt idx="367">
                  <c:v>9400</c:v>
                </c:pt>
                <c:pt idx="368">
                  <c:v>10395</c:v>
                </c:pt>
                <c:pt idx="369">
                  <c:v>12000</c:v>
                </c:pt>
                <c:pt idx="370">
                  <c:v>13050</c:v>
                </c:pt>
                <c:pt idx="371">
                  <c:v>13575</c:v>
                </c:pt>
                <c:pt idx="372">
                  <c:v>13725</c:v>
                </c:pt>
                <c:pt idx="373">
                  <c:v>13700</c:v>
                </c:pt>
                <c:pt idx="374">
                  <c:v>13750</c:v>
                </c:pt>
                <c:pt idx="375">
                  <c:v>13675</c:v>
                </c:pt>
                <c:pt idx="376">
                  <c:v>13775</c:v>
                </c:pt>
                <c:pt idx="377">
                  <c:v>14050</c:v>
                </c:pt>
                <c:pt idx="378">
                  <c:v>14425</c:v>
                </c:pt>
                <c:pt idx="379">
                  <c:v>14850</c:v>
                </c:pt>
                <c:pt idx="380">
                  <c:v>15225</c:v>
                </c:pt>
                <c:pt idx="381">
                  <c:v>15525</c:v>
                </c:pt>
                <c:pt idx="382">
                  <c:v>15700</c:v>
                </c:pt>
                <c:pt idx="383">
                  <c:v>15350</c:v>
                </c:pt>
                <c:pt idx="384">
                  <c:v>14525</c:v>
                </c:pt>
                <c:pt idx="385">
                  <c:v>13425</c:v>
                </c:pt>
                <c:pt idx="386">
                  <c:v>12100</c:v>
                </c:pt>
                <c:pt idx="387">
                  <c:v>11200</c:v>
                </c:pt>
                <c:pt idx="388">
                  <c:v>10625</c:v>
                </c:pt>
                <c:pt idx="389">
                  <c:v>10225</c:v>
                </c:pt>
                <c:pt idx="390">
                  <c:v>9870</c:v>
                </c:pt>
                <c:pt idx="391">
                  <c:v>10025</c:v>
                </c:pt>
                <c:pt idx="392">
                  <c:v>11000</c:v>
                </c:pt>
                <c:pt idx="393">
                  <c:v>12250</c:v>
                </c:pt>
                <c:pt idx="394">
                  <c:v>13300</c:v>
                </c:pt>
                <c:pt idx="395">
                  <c:v>13450</c:v>
                </c:pt>
                <c:pt idx="396">
                  <c:v>12775</c:v>
                </c:pt>
                <c:pt idx="397">
                  <c:v>11800</c:v>
                </c:pt>
                <c:pt idx="398">
                  <c:v>11000</c:v>
                </c:pt>
                <c:pt idx="399">
                  <c:v>10775</c:v>
                </c:pt>
                <c:pt idx="400">
                  <c:v>11000</c:v>
                </c:pt>
                <c:pt idx="401">
                  <c:v>11375</c:v>
                </c:pt>
                <c:pt idx="402">
                  <c:v>11825</c:v>
                </c:pt>
                <c:pt idx="403">
                  <c:v>12225</c:v>
                </c:pt>
                <c:pt idx="404">
                  <c:v>12900</c:v>
                </c:pt>
                <c:pt idx="405">
                  <c:v>13775</c:v>
                </c:pt>
                <c:pt idx="406">
                  <c:v>14450</c:v>
                </c:pt>
                <c:pt idx="407">
                  <c:v>14525</c:v>
                </c:pt>
                <c:pt idx="408">
                  <c:v>13900</c:v>
                </c:pt>
                <c:pt idx="409">
                  <c:v>12975</c:v>
                </c:pt>
                <c:pt idx="410">
                  <c:v>12075</c:v>
                </c:pt>
                <c:pt idx="411">
                  <c:v>11200</c:v>
                </c:pt>
                <c:pt idx="412">
                  <c:v>10450</c:v>
                </c:pt>
                <c:pt idx="413">
                  <c:v>9995</c:v>
                </c:pt>
                <c:pt idx="414">
                  <c:v>9820</c:v>
                </c:pt>
                <c:pt idx="415">
                  <c:v>9990</c:v>
                </c:pt>
                <c:pt idx="416">
                  <c:v>11075</c:v>
                </c:pt>
                <c:pt idx="417">
                  <c:v>12450</c:v>
                </c:pt>
                <c:pt idx="418">
                  <c:v>13500</c:v>
                </c:pt>
                <c:pt idx="419">
                  <c:v>14150</c:v>
                </c:pt>
                <c:pt idx="420">
                  <c:v>14200</c:v>
                </c:pt>
                <c:pt idx="421">
                  <c:v>14125</c:v>
                </c:pt>
                <c:pt idx="422">
                  <c:v>14125</c:v>
                </c:pt>
                <c:pt idx="423">
                  <c:v>14150</c:v>
                </c:pt>
                <c:pt idx="424">
                  <c:v>14200</c:v>
                </c:pt>
                <c:pt idx="425">
                  <c:v>14250</c:v>
                </c:pt>
                <c:pt idx="426">
                  <c:v>14550</c:v>
                </c:pt>
                <c:pt idx="427">
                  <c:v>15000</c:v>
                </c:pt>
                <c:pt idx="428">
                  <c:v>15425</c:v>
                </c:pt>
                <c:pt idx="429">
                  <c:v>15450</c:v>
                </c:pt>
                <c:pt idx="430">
                  <c:v>15325</c:v>
                </c:pt>
                <c:pt idx="431">
                  <c:v>15175</c:v>
                </c:pt>
                <c:pt idx="432">
                  <c:v>14500</c:v>
                </c:pt>
                <c:pt idx="433">
                  <c:v>13400</c:v>
                </c:pt>
                <c:pt idx="434">
                  <c:v>12350</c:v>
                </c:pt>
                <c:pt idx="435">
                  <c:v>11375</c:v>
                </c:pt>
                <c:pt idx="436">
                  <c:v>10600</c:v>
                </c:pt>
                <c:pt idx="437">
                  <c:v>10110</c:v>
                </c:pt>
                <c:pt idx="438">
                  <c:v>9770</c:v>
                </c:pt>
                <c:pt idx="439">
                  <c:v>9970</c:v>
                </c:pt>
                <c:pt idx="440">
                  <c:v>11075</c:v>
                </c:pt>
                <c:pt idx="441">
                  <c:v>12450</c:v>
                </c:pt>
                <c:pt idx="442">
                  <c:v>13450</c:v>
                </c:pt>
                <c:pt idx="443">
                  <c:v>13925</c:v>
                </c:pt>
                <c:pt idx="444">
                  <c:v>13975</c:v>
                </c:pt>
                <c:pt idx="445">
                  <c:v>13800</c:v>
                </c:pt>
                <c:pt idx="446">
                  <c:v>13425</c:v>
                </c:pt>
                <c:pt idx="447">
                  <c:v>13050</c:v>
                </c:pt>
                <c:pt idx="448">
                  <c:v>12800</c:v>
                </c:pt>
                <c:pt idx="449">
                  <c:v>12700</c:v>
                </c:pt>
                <c:pt idx="450">
                  <c:v>13000</c:v>
                </c:pt>
                <c:pt idx="451">
                  <c:v>13750</c:v>
                </c:pt>
                <c:pt idx="452">
                  <c:v>14500</c:v>
                </c:pt>
                <c:pt idx="453">
                  <c:v>15050</c:v>
                </c:pt>
                <c:pt idx="454">
                  <c:v>15350</c:v>
                </c:pt>
                <c:pt idx="455">
                  <c:v>15150</c:v>
                </c:pt>
                <c:pt idx="456">
                  <c:v>14600</c:v>
                </c:pt>
                <c:pt idx="457">
                  <c:v>13650</c:v>
                </c:pt>
                <c:pt idx="458">
                  <c:v>12425</c:v>
                </c:pt>
                <c:pt idx="459">
                  <c:v>11275</c:v>
                </c:pt>
                <c:pt idx="460">
                  <c:v>10400</c:v>
                </c:pt>
                <c:pt idx="461">
                  <c:v>10025</c:v>
                </c:pt>
                <c:pt idx="462">
                  <c:v>10275</c:v>
                </c:pt>
                <c:pt idx="463">
                  <c:v>10975</c:v>
                </c:pt>
                <c:pt idx="464">
                  <c:v>12250</c:v>
                </c:pt>
                <c:pt idx="465">
                  <c:v>13625</c:v>
                </c:pt>
                <c:pt idx="466">
                  <c:v>14525</c:v>
                </c:pt>
                <c:pt idx="467">
                  <c:v>15025</c:v>
                </c:pt>
                <c:pt idx="468">
                  <c:v>15000</c:v>
                </c:pt>
                <c:pt idx="469">
                  <c:v>14725</c:v>
                </c:pt>
                <c:pt idx="470">
                  <c:v>14350</c:v>
                </c:pt>
                <c:pt idx="471">
                  <c:v>14200</c:v>
                </c:pt>
                <c:pt idx="472">
                  <c:v>14075</c:v>
                </c:pt>
                <c:pt idx="473">
                  <c:v>14050</c:v>
                </c:pt>
                <c:pt idx="474">
                  <c:v>14350</c:v>
                </c:pt>
                <c:pt idx="475">
                  <c:v>14800</c:v>
                </c:pt>
                <c:pt idx="476">
                  <c:v>15200</c:v>
                </c:pt>
                <c:pt idx="477">
                  <c:v>15450</c:v>
                </c:pt>
                <c:pt idx="478">
                  <c:v>15500</c:v>
                </c:pt>
                <c:pt idx="479">
                  <c:v>15275</c:v>
                </c:pt>
                <c:pt idx="480">
                  <c:v>14525</c:v>
                </c:pt>
                <c:pt idx="481">
                  <c:v>13400</c:v>
                </c:pt>
                <c:pt idx="482">
                  <c:v>12150</c:v>
                </c:pt>
                <c:pt idx="483">
                  <c:v>11125</c:v>
                </c:pt>
                <c:pt idx="484">
                  <c:v>10400</c:v>
                </c:pt>
                <c:pt idx="485">
                  <c:v>9955</c:v>
                </c:pt>
                <c:pt idx="486">
                  <c:v>9730</c:v>
                </c:pt>
                <c:pt idx="487">
                  <c:v>9865</c:v>
                </c:pt>
                <c:pt idx="488">
                  <c:v>10600</c:v>
                </c:pt>
                <c:pt idx="489">
                  <c:v>11725</c:v>
                </c:pt>
                <c:pt idx="490">
                  <c:v>12575</c:v>
                </c:pt>
                <c:pt idx="491">
                  <c:v>12900</c:v>
                </c:pt>
                <c:pt idx="492">
                  <c:v>12775</c:v>
                </c:pt>
                <c:pt idx="493">
                  <c:v>12500</c:v>
                </c:pt>
                <c:pt idx="494">
                  <c:v>12300</c:v>
                </c:pt>
                <c:pt idx="495">
                  <c:v>12275</c:v>
                </c:pt>
                <c:pt idx="496">
                  <c:v>12225</c:v>
                </c:pt>
                <c:pt idx="497">
                  <c:v>12250</c:v>
                </c:pt>
                <c:pt idx="498">
                  <c:v>12525</c:v>
                </c:pt>
                <c:pt idx="499">
                  <c:v>13050</c:v>
                </c:pt>
                <c:pt idx="500">
                  <c:v>13600</c:v>
                </c:pt>
                <c:pt idx="501">
                  <c:v>14075</c:v>
                </c:pt>
                <c:pt idx="502">
                  <c:v>14100</c:v>
                </c:pt>
                <c:pt idx="503">
                  <c:v>13825</c:v>
                </c:pt>
                <c:pt idx="504">
                  <c:v>13575</c:v>
                </c:pt>
                <c:pt idx="505">
                  <c:v>13175</c:v>
                </c:pt>
                <c:pt idx="506">
                  <c:v>12425</c:v>
                </c:pt>
                <c:pt idx="507">
                  <c:v>11675</c:v>
                </c:pt>
                <c:pt idx="508">
                  <c:v>11225</c:v>
                </c:pt>
                <c:pt idx="509">
                  <c:v>11000</c:v>
                </c:pt>
                <c:pt idx="510">
                  <c:v>10975</c:v>
                </c:pt>
                <c:pt idx="511">
                  <c:v>11000</c:v>
                </c:pt>
                <c:pt idx="512">
                  <c:v>10925</c:v>
                </c:pt>
                <c:pt idx="513">
                  <c:v>10575</c:v>
                </c:pt>
                <c:pt idx="514">
                  <c:v>10225</c:v>
                </c:pt>
                <c:pt idx="515">
                  <c:v>9905</c:v>
                </c:pt>
                <c:pt idx="516">
                  <c:v>9690</c:v>
                </c:pt>
                <c:pt idx="517">
                  <c:v>9552.5</c:v>
                </c:pt>
                <c:pt idx="518">
                  <c:v>9510</c:v>
                </c:pt>
                <c:pt idx="519">
                  <c:v>9650</c:v>
                </c:pt>
                <c:pt idx="520">
                  <c:v>9950</c:v>
                </c:pt>
                <c:pt idx="521">
                  <c:v>10225</c:v>
                </c:pt>
                <c:pt idx="522">
                  <c:v>10525</c:v>
                </c:pt>
                <c:pt idx="523">
                  <c:v>11175</c:v>
                </c:pt>
                <c:pt idx="524">
                  <c:v>12350</c:v>
                </c:pt>
                <c:pt idx="525">
                  <c:v>13400</c:v>
                </c:pt>
                <c:pt idx="526">
                  <c:v>13900</c:v>
                </c:pt>
                <c:pt idx="527">
                  <c:v>13750</c:v>
                </c:pt>
                <c:pt idx="528">
                  <c:v>13025</c:v>
                </c:pt>
                <c:pt idx="529">
                  <c:v>12125</c:v>
                </c:pt>
                <c:pt idx="530">
                  <c:v>11225</c:v>
                </c:pt>
                <c:pt idx="531">
                  <c:v>10425</c:v>
                </c:pt>
                <c:pt idx="532">
                  <c:v>9880</c:v>
                </c:pt>
                <c:pt idx="533">
                  <c:v>9515</c:v>
                </c:pt>
                <c:pt idx="534">
                  <c:v>9457.5</c:v>
                </c:pt>
                <c:pt idx="535">
                  <c:v>9840</c:v>
                </c:pt>
                <c:pt idx="536">
                  <c:v>10975</c:v>
                </c:pt>
                <c:pt idx="537">
                  <c:v>12425</c:v>
                </c:pt>
                <c:pt idx="538">
                  <c:v>13350</c:v>
                </c:pt>
                <c:pt idx="539">
                  <c:v>13700</c:v>
                </c:pt>
                <c:pt idx="540">
                  <c:v>13425</c:v>
                </c:pt>
                <c:pt idx="541">
                  <c:v>13200</c:v>
                </c:pt>
                <c:pt idx="542">
                  <c:v>13325</c:v>
                </c:pt>
                <c:pt idx="543">
                  <c:v>13625</c:v>
                </c:pt>
                <c:pt idx="544">
                  <c:v>13925</c:v>
                </c:pt>
                <c:pt idx="545">
                  <c:v>14350</c:v>
                </c:pt>
                <c:pt idx="546">
                  <c:v>14925</c:v>
                </c:pt>
                <c:pt idx="547">
                  <c:v>15225</c:v>
                </c:pt>
                <c:pt idx="548">
                  <c:v>15450</c:v>
                </c:pt>
                <c:pt idx="549">
                  <c:v>15675</c:v>
                </c:pt>
                <c:pt idx="550">
                  <c:v>15625</c:v>
                </c:pt>
                <c:pt idx="551">
                  <c:v>15375</c:v>
                </c:pt>
                <c:pt idx="552">
                  <c:v>14575</c:v>
                </c:pt>
                <c:pt idx="553">
                  <c:v>13475</c:v>
                </c:pt>
                <c:pt idx="554">
                  <c:v>12175</c:v>
                </c:pt>
                <c:pt idx="555">
                  <c:v>11075</c:v>
                </c:pt>
                <c:pt idx="556">
                  <c:v>10225</c:v>
                </c:pt>
                <c:pt idx="557">
                  <c:v>9690</c:v>
                </c:pt>
                <c:pt idx="558">
                  <c:v>9470</c:v>
                </c:pt>
                <c:pt idx="559">
                  <c:v>9755</c:v>
                </c:pt>
                <c:pt idx="560">
                  <c:v>10950</c:v>
                </c:pt>
                <c:pt idx="561">
                  <c:v>12375</c:v>
                </c:pt>
                <c:pt idx="562">
                  <c:v>13375</c:v>
                </c:pt>
                <c:pt idx="563">
                  <c:v>13925</c:v>
                </c:pt>
                <c:pt idx="564">
                  <c:v>13875</c:v>
                </c:pt>
                <c:pt idx="565">
                  <c:v>13550</c:v>
                </c:pt>
                <c:pt idx="566">
                  <c:v>13125</c:v>
                </c:pt>
                <c:pt idx="567">
                  <c:v>12975</c:v>
                </c:pt>
                <c:pt idx="568">
                  <c:v>13025</c:v>
                </c:pt>
                <c:pt idx="569">
                  <c:v>13425</c:v>
                </c:pt>
                <c:pt idx="570">
                  <c:v>14125</c:v>
                </c:pt>
                <c:pt idx="571">
                  <c:v>14800</c:v>
                </c:pt>
                <c:pt idx="572">
                  <c:v>15350</c:v>
                </c:pt>
                <c:pt idx="573">
                  <c:v>15575</c:v>
                </c:pt>
                <c:pt idx="574">
                  <c:v>15600</c:v>
                </c:pt>
                <c:pt idx="575">
                  <c:v>15250</c:v>
                </c:pt>
                <c:pt idx="576">
                  <c:v>14275</c:v>
                </c:pt>
                <c:pt idx="577">
                  <c:v>13050</c:v>
                </c:pt>
                <c:pt idx="578">
                  <c:v>11825</c:v>
                </c:pt>
                <c:pt idx="579">
                  <c:v>10825</c:v>
                </c:pt>
                <c:pt idx="580">
                  <c:v>10087.5</c:v>
                </c:pt>
                <c:pt idx="581">
                  <c:v>9617.5</c:v>
                </c:pt>
                <c:pt idx="582">
                  <c:v>9415</c:v>
                </c:pt>
                <c:pt idx="583">
                  <c:v>9655</c:v>
                </c:pt>
                <c:pt idx="584">
                  <c:v>10750</c:v>
                </c:pt>
                <c:pt idx="585">
                  <c:v>12175</c:v>
                </c:pt>
                <c:pt idx="586">
                  <c:v>13225</c:v>
                </c:pt>
                <c:pt idx="587">
                  <c:v>13825</c:v>
                </c:pt>
                <c:pt idx="588">
                  <c:v>13950</c:v>
                </c:pt>
                <c:pt idx="589">
                  <c:v>14050</c:v>
                </c:pt>
                <c:pt idx="590">
                  <c:v>14200</c:v>
                </c:pt>
                <c:pt idx="591">
                  <c:v>14325</c:v>
                </c:pt>
                <c:pt idx="592">
                  <c:v>14325</c:v>
                </c:pt>
                <c:pt idx="593">
                  <c:v>14350</c:v>
                </c:pt>
                <c:pt idx="594">
                  <c:v>14500</c:v>
                </c:pt>
                <c:pt idx="595">
                  <c:v>14775</c:v>
                </c:pt>
                <c:pt idx="596">
                  <c:v>15125</c:v>
                </c:pt>
                <c:pt idx="597">
                  <c:v>15450</c:v>
                </c:pt>
                <c:pt idx="598">
                  <c:v>15500</c:v>
                </c:pt>
                <c:pt idx="599">
                  <c:v>15225</c:v>
                </c:pt>
                <c:pt idx="600">
                  <c:v>14475</c:v>
                </c:pt>
                <c:pt idx="601">
                  <c:v>13325</c:v>
                </c:pt>
                <c:pt idx="602">
                  <c:v>12150</c:v>
                </c:pt>
                <c:pt idx="603">
                  <c:v>11025</c:v>
                </c:pt>
                <c:pt idx="604">
                  <c:v>10225</c:v>
                </c:pt>
                <c:pt idx="605">
                  <c:v>9710</c:v>
                </c:pt>
                <c:pt idx="606">
                  <c:v>9470</c:v>
                </c:pt>
                <c:pt idx="607">
                  <c:v>9687.5</c:v>
                </c:pt>
                <c:pt idx="608">
                  <c:v>10725</c:v>
                </c:pt>
                <c:pt idx="609">
                  <c:v>12200</c:v>
                </c:pt>
                <c:pt idx="610">
                  <c:v>13200</c:v>
                </c:pt>
                <c:pt idx="611">
                  <c:v>13775</c:v>
                </c:pt>
                <c:pt idx="612">
                  <c:v>13975</c:v>
                </c:pt>
                <c:pt idx="613">
                  <c:v>13950</c:v>
                </c:pt>
                <c:pt idx="614">
                  <c:v>13825</c:v>
                </c:pt>
                <c:pt idx="615">
                  <c:v>13850</c:v>
                </c:pt>
                <c:pt idx="616">
                  <c:v>13800</c:v>
                </c:pt>
                <c:pt idx="617">
                  <c:v>13775</c:v>
                </c:pt>
                <c:pt idx="618">
                  <c:v>14125</c:v>
                </c:pt>
                <c:pt idx="619">
                  <c:v>14625</c:v>
                </c:pt>
                <c:pt idx="620">
                  <c:v>15150</c:v>
                </c:pt>
                <c:pt idx="621">
                  <c:v>15350</c:v>
                </c:pt>
                <c:pt idx="622">
                  <c:v>15550</c:v>
                </c:pt>
                <c:pt idx="623">
                  <c:v>15325</c:v>
                </c:pt>
                <c:pt idx="624">
                  <c:v>14600</c:v>
                </c:pt>
                <c:pt idx="625">
                  <c:v>13375</c:v>
                </c:pt>
                <c:pt idx="626">
                  <c:v>12125</c:v>
                </c:pt>
                <c:pt idx="627">
                  <c:v>11000</c:v>
                </c:pt>
                <c:pt idx="628">
                  <c:v>10275</c:v>
                </c:pt>
                <c:pt idx="629">
                  <c:v>9752.5</c:v>
                </c:pt>
                <c:pt idx="630">
                  <c:v>9402.5</c:v>
                </c:pt>
                <c:pt idx="631">
                  <c:v>9280</c:v>
                </c:pt>
                <c:pt idx="632">
                  <c:v>9892.5</c:v>
                </c:pt>
                <c:pt idx="633">
                  <c:v>11600</c:v>
                </c:pt>
                <c:pt idx="634">
                  <c:v>12850</c:v>
                </c:pt>
                <c:pt idx="635">
                  <c:v>13600</c:v>
                </c:pt>
                <c:pt idx="636">
                  <c:v>13850</c:v>
                </c:pt>
                <c:pt idx="637">
                  <c:v>13800</c:v>
                </c:pt>
                <c:pt idx="638">
                  <c:v>13725</c:v>
                </c:pt>
                <c:pt idx="639">
                  <c:v>13800</c:v>
                </c:pt>
                <c:pt idx="640">
                  <c:v>13750</c:v>
                </c:pt>
                <c:pt idx="641">
                  <c:v>13775</c:v>
                </c:pt>
                <c:pt idx="642">
                  <c:v>14100</c:v>
                </c:pt>
                <c:pt idx="643">
                  <c:v>14550</c:v>
                </c:pt>
                <c:pt idx="644">
                  <c:v>15025</c:v>
                </c:pt>
                <c:pt idx="645">
                  <c:v>15325</c:v>
                </c:pt>
                <c:pt idx="646">
                  <c:v>15425</c:v>
                </c:pt>
                <c:pt idx="647">
                  <c:v>15250</c:v>
                </c:pt>
                <c:pt idx="648">
                  <c:v>14725</c:v>
                </c:pt>
                <c:pt idx="649">
                  <c:v>13750</c:v>
                </c:pt>
                <c:pt idx="650">
                  <c:v>12575</c:v>
                </c:pt>
                <c:pt idx="651">
                  <c:v>11525</c:v>
                </c:pt>
                <c:pt idx="652">
                  <c:v>10750</c:v>
                </c:pt>
                <c:pt idx="653">
                  <c:v>10325</c:v>
                </c:pt>
                <c:pt idx="654">
                  <c:v>10072.5</c:v>
                </c:pt>
                <c:pt idx="655">
                  <c:v>9950</c:v>
                </c:pt>
                <c:pt idx="656">
                  <c:v>10072.5</c:v>
                </c:pt>
                <c:pt idx="657">
                  <c:v>10700</c:v>
                </c:pt>
                <c:pt idx="658">
                  <c:v>11375</c:v>
                </c:pt>
                <c:pt idx="659">
                  <c:v>11750</c:v>
                </c:pt>
                <c:pt idx="660">
                  <c:v>11925</c:v>
                </c:pt>
                <c:pt idx="661">
                  <c:v>11875</c:v>
                </c:pt>
                <c:pt idx="662">
                  <c:v>11975</c:v>
                </c:pt>
                <c:pt idx="663">
                  <c:v>12075</c:v>
                </c:pt>
                <c:pt idx="664">
                  <c:v>12075</c:v>
                </c:pt>
                <c:pt idx="665">
                  <c:v>12100</c:v>
                </c:pt>
                <c:pt idx="666">
                  <c:v>12500</c:v>
                </c:pt>
                <c:pt idx="667">
                  <c:v>12950</c:v>
                </c:pt>
                <c:pt idx="668">
                  <c:v>13450</c:v>
                </c:pt>
                <c:pt idx="669">
                  <c:v>13950</c:v>
                </c:pt>
                <c:pt idx="670">
                  <c:v>14225</c:v>
                </c:pt>
                <c:pt idx="671">
                  <c:v>14175</c:v>
                </c:pt>
                <c:pt idx="672">
                  <c:v>13550</c:v>
                </c:pt>
                <c:pt idx="673">
                  <c:v>12500</c:v>
                </c:pt>
                <c:pt idx="674">
                  <c:v>11425</c:v>
                </c:pt>
                <c:pt idx="675">
                  <c:v>10525</c:v>
                </c:pt>
                <c:pt idx="676">
                  <c:v>9937.5</c:v>
                </c:pt>
                <c:pt idx="677">
                  <c:v>9517.5</c:v>
                </c:pt>
                <c:pt idx="678">
                  <c:v>9267.5</c:v>
                </c:pt>
                <c:pt idx="679">
                  <c:v>9105</c:v>
                </c:pt>
                <c:pt idx="680">
                  <c:v>9020</c:v>
                </c:pt>
                <c:pt idx="681">
                  <c:v>9180</c:v>
                </c:pt>
                <c:pt idx="682">
                  <c:v>9545</c:v>
                </c:pt>
                <c:pt idx="683">
                  <c:v>9750</c:v>
                </c:pt>
                <c:pt idx="684">
                  <c:v>9730</c:v>
                </c:pt>
                <c:pt idx="685">
                  <c:v>9562.5</c:v>
                </c:pt>
                <c:pt idx="686">
                  <c:v>9360</c:v>
                </c:pt>
                <c:pt idx="687">
                  <c:v>9230</c:v>
                </c:pt>
                <c:pt idx="688">
                  <c:v>9210</c:v>
                </c:pt>
                <c:pt idx="689">
                  <c:v>9332.5</c:v>
                </c:pt>
                <c:pt idx="690">
                  <c:v>9707.5</c:v>
                </c:pt>
                <c:pt idx="691">
                  <c:v>10325</c:v>
                </c:pt>
                <c:pt idx="692">
                  <c:v>10800</c:v>
                </c:pt>
                <c:pt idx="693">
                  <c:v>11525</c:v>
                </c:pt>
                <c:pt idx="694">
                  <c:v>12250</c:v>
                </c:pt>
                <c:pt idx="695">
                  <c:v>12550</c:v>
                </c:pt>
                <c:pt idx="696">
                  <c:v>12275</c:v>
                </c:pt>
                <c:pt idx="697">
                  <c:v>11675</c:v>
                </c:pt>
                <c:pt idx="698">
                  <c:v>10850</c:v>
                </c:pt>
                <c:pt idx="699">
                  <c:v>10185</c:v>
                </c:pt>
                <c:pt idx="700">
                  <c:v>9667.5</c:v>
                </c:pt>
                <c:pt idx="701">
                  <c:v>9367.5</c:v>
                </c:pt>
                <c:pt idx="702">
                  <c:v>9270</c:v>
                </c:pt>
                <c:pt idx="703">
                  <c:v>9567.5</c:v>
                </c:pt>
                <c:pt idx="704">
                  <c:v>10645</c:v>
                </c:pt>
                <c:pt idx="705">
                  <c:v>12100</c:v>
                </c:pt>
                <c:pt idx="706">
                  <c:v>13125</c:v>
                </c:pt>
                <c:pt idx="707">
                  <c:v>13775</c:v>
                </c:pt>
                <c:pt idx="708">
                  <c:v>13975</c:v>
                </c:pt>
                <c:pt idx="709">
                  <c:v>13875</c:v>
                </c:pt>
                <c:pt idx="710">
                  <c:v>13800</c:v>
                </c:pt>
                <c:pt idx="711">
                  <c:v>13775</c:v>
                </c:pt>
                <c:pt idx="712">
                  <c:v>13700</c:v>
                </c:pt>
                <c:pt idx="713">
                  <c:v>13775</c:v>
                </c:pt>
                <c:pt idx="714">
                  <c:v>14075</c:v>
                </c:pt>
                <c:pt idx="715">
                  <c:v>14625</c:v>
                </c:pt>
                <c:pt idx="716">
                  <c:v>15100</c:v>
                </c:pt>
                <c:pt idx="717">
                  <c:v>15375</c:v>
                </c:pt>
                <c:pt idx="718">
                  <c:v>15450</c:v>
                </c:pt>
                <c:pt idx="719">
                  <c:v>15300</c:v>
                </c:pt>
              </c:numCache>
            </c:numRef>
          </c:yVal>
          <c:smooth val="0"/>
          <c:extLst xmlns:c15="http://schemas.microsoft.com/office/drawing/2012/chart">
            <c:ext xmlns:c16="http://schemas.microsoft.com/office/drawing/2014/chart" uri="{C3380CC4-5D6E-409C-BE32-E72D297353CC}">
              <c16:uniqueId val="{00000000-5DD1-480A-B985-97CEB6E47D54}"/>
            </c:ext>
          </c:extLst>
        </c:ser>
        <c:ser>
          <c:idx val="3"/>
          <c:order val="1"/>
          <c:tx>
            <c:strRef>
              <c:f>Flow!$M$1</c:f>
              <c:strCache>
                <c:ptCount val="1"/>
                <c:pt idx="0">
                  <c:v>Simulated  (Hourly) (cfs) (H.P Index 0.156)</c:v>
                </c:pt>
              </c:strCache>
              <c:extLst xmlns:c15="http://schemas.microsoft.com/office/drawing/2012/chart"/>
            </c:strRef>
          </c:tx>
          <c:spPr>
            <a:ln w="12700" cap="rnd">
              <a:solidFill>
                <a:schemeClr val="accent6">
                  <a:lumMod val="60000"/>
                  <a:lumOff val="40000"/>
                </a:schemeClr>
              </a:solidFill>
              <a:round/>
            </a:ln>
            <a:effectLst/>
          </c:spPr>
          <c:marker>
            <c:symbol val="none"/>
          </c:marker>
          <c:xVal>
            <c:numRef>
              <c:f>Flow!$J$2:$J$721</c:f>
              <c:numCache>
                <c:formatCode>m/d/yyyy\ h:mm</c:formatCode>
                <c:ptCount val="720"/>
                <c:pt idx="0">
                  <c:v>43191</c:v>
                </c:pt>
                <c:pt idx="1">
                  <c:v>43191.041666666664</c:v>
                </c:pt>
                <c:pt idx="2">
                  <c:v>43191.08333321759</c:v>
                </c:pt>
                <c:pt idx="3">
                  <c:v>43191.124999826388</c:v>
                </c:pt>
                <c:pt idx="4">
                  <c:v>43191.166666435187</c:v>
                </c:pt>
                <c:pt idx="5">
                  <c:v>43191.208333043978</c:v>
                </c:pt>
                <c:pt idx="6">
                  <c:v>43191.249999652777</c:v>
                </c:pt>
                <c:pt idx="7">
                  <c:v>43191.291666261575</c:v>
                </c:pt>
                <c:pt idx="8">
                  <c:v>43191.333332870374</c:v>
                </c:pt>
                <c:pt idx="9">
                  <c:v>43191.374999479165</c:v>
                </c:pt>
                <c:pt idx="10">
                  <c:v>43191.416666087964</c:v>
                </c:pt>
                <c:pt idx="11">
                  <c:v>43191.458332696762</c:v>
                </c:pt>
                <c:pt idx="12">
                  <c:v>43191.499999305554</c:v>
                </c:pt>
                <c:pt idx="13">
                  <c:v>43191.541665914352</c:v>
                </c:pt>
                <c:pt idx="14">
                  <c:v>43191.583332523151</c:v>
                </c:pt>
                <c:pt idx="15">
                  <c:v>43191.624999131942</c:v>
                </c:pt>
                <c:pt idx="16">
                  <c:v>43191.66666574074</c:v>
                </c:pt>
                <c:pt idx="17">
                  <c:v>43191.708332349539</c:v>
                </c:pt>
                <c:pt idx="18">
                  <c:v>43191.74999895833</c:v>
                </c:pt>
                <c:pt idx="19">
                  <c:v>43191.791665567129</c:v>
                </c:pt>
                <c:pt idx="20">
                  <c:v>43191.833332175927</c:v>
                </c:pt>
                <c:pt idx="21">
                  <c:v>43191.874998784719</c:v>
                </c:pt>
                <c:pt idx="22">
                  <c:v>43191.916665393517</c:v>
                </c:pt>
                <c:pt idx="23">
                  <c:v>43191.958332002316</c:v>
                </c:pt>
                <c:pt idx="24">
                  <c:v>43191.999998611114</c:v>
                </c:pt>
                <c:pt idx="25">
                  <c:v>43192.041665219906</c:v>
                </c:pt>
                <c:pt idx="26">
                  <c:v>43192.083331828704</c:v>
                </c:pt>
                <c:pt idx="27">
                  <c:v>43192.124998437503</c:v>
                </c:pt>
                <c:pt idx="28">
                  <c:v>43192.166665046294</c:v>
                </c:pt>
                <c:pt idx="29">
                  <c:v>43192.208331655092</c:v>
                </c:pt>
                <c:pt idx="30">
                  <c:v>43192.249998263891</c:v>
                </c:pt>
                <c:pt idx="31">
                  <c:v>43192.291664872682</c:v>
                </c:pt>
                <c:pt idx="32">
                  <c:v>43192.333331481481</c:v>
                </c:pt>
                <c:pt idx="33">
                  <c:v>43192.374998090279</c:v>
                </c:pt>
                <c:pt idx="34">
                  <c:v>43192.416664699071</c:v>
                </c:pt>
                <c:pt idx="35">
                  <c:v>43192.458331307869</c:v>
                </c:pt>
                <c:pt idx="36">
                  <c:v>43192.499997916668</c:v>
                </c:pt>
                <c:pt idx="37">
                  <c:v>43192.541664525466</c:v>
                </c:pt>
                <c:pt idx="38">
                  <c:v>43192.583331134258</c:v>
                </c:pt>
                <c:pt idx="39">
                  <c:v>43192.624997743056</c:v>
                </c:pt>
                <c:pt idx="40">
                  <c:v>43192.666664351855</c:v>
                </c:pt>
                <c:pt idx="41">
                  <c:v>43192.708330960646</c:v>
                </c:pt>
                <c:pt idx="42">
                  <c:v>43192.749997569445</c:v>
                </c:pt>
                <c:pt idx="43">
                  <c:v>43192.791664178243</c:v>
                </c:pt>
                <c:pt idx="44">
                  <c:v>43192.833330787034</c:v>
                </c:pt>
                <c:pt idx="45">
                  <c:v>43192.874997395833</c:v>
                </c:pt>
                <c:pt idx="46">
                  <c:v>43192.916664004631</c:v>
                </c:pt>
                <c:pt idx="47">
                  <c:v>43192.958330613423</c:v>
                </c:pt>
                <c:pt idx="48">
                  <c:v>43192.999997222221</c:v>
                </c:pt>
                <c:pt idx="49">
                  <c:v>43193.04166383102</c:v>
                </c:pt>
                <c:pt idx="50">
                  <c:v>43193.083330439818</c:v>
                </c:pt>
                <c:pt idx="51">
                  <c:v>43193.12499704861</c:v>
                </c:pt>
                <c:pt idx="52">
                  <c:v>43193.166663657408</c:v>
                </c:pt>
                <c:pt idx="53">
                  <c:v>43193.208330266207</c:v>
                </c:pt>
                <c:pt idx="54">
                  <c:v>43193.249996874998</c:v>
                </c:pt>
                <c:pt idx="55">
                  <c:v>43193.291663483797</c:v>
                </c:pt>
                <c:pt idx="56">
                  <c:v>43193.333330092595</c:v>
                </c:pt>
                <c:pt idx="57">
                  <c:v>43193.374996701386</c:v>
                </c:pt>
                <c:pt idx="58">
                  <c:v>43193.416663310185</c:v>
                </c:pt>
                <c:pt idx="59">
                  <c:v>43193.458329918984</c:v>
                </c:pt>
                <c:pt idx="60">
                  <c:v>43193.499996527775</c:v>
                </c:pt>
                <c:pt idx="61">
                  <c:v>43193.541663136573</c:v>
                </c:pt>
                <c:pt idx="62">
                  <c:v>43193.583329745372</c:v>
                </c:pt>
                <c:pt idx="63">
                  <c:v>43193.624996354163</c:v>
                </c:pt>
                <c:pt idx="64">
                  <c:v>43193.666662962962</c:v>
                </c:pt>
                <c:pt idx="65">
                  <c:v>43193.70832957176</c:v>
                </c:pt>
                <c:pt idx="66">
                  <c:v>43193.749996180559</c:v>
                </c:pt>
                <c:pt idx="67">
                  <c:v>43193.79166278935</c:v>
                </c:pt>
                <c:pt idx="68">
                  <c:v>43193.833329398149</c:v>
                </c:pt>
                <c:pt idx="69">
                  <c:v>43193.874996006947</c:v>
                </c:pt>
                <c:pt idx="70">
                  <c:v>43193.916662615738</c:v>
                </c:pt>
                <c:pt idx="71">
                  <c:v>43193.958329224537</c:v>
                </c:pt>
                <c:pt idx="72">
                  <c:v>43193.999995833336</c:v>
                </c:pt>
                <c:pt idx="73">
                  <c:v>43194.041662442127</c:v>
                </c:pt>
                <c:pt idx="74">
                  <c:v>43194.083329050925</c:v>
                </c:pt>
                <c:pt idx="75">
                  <c:v>43194.124995659724</c:v>
                </c:pt>
                <c:pt idx="76">
                  <c:v>43194.166662268515</c:v>
                </c:pt>
                <c:pt idx="77">
                  <c:v>43194.208328877314</c:v>
                </c:pt>
                <c:pt idx="78">
                  <c:v>43194.249995486112</c:v>
                </c:pt>
                <c:pt idx="79">
                  <c:v>43194.291662094911</c:v>
                </c:pt>
                <c:pt idx="80">
                  <c:v>43194.333328703702</c:v>
                </c:pt>
                <c:pt idx="81">
                  <c:v>43194.374995312501</c:v>
                </c:pt>
                <c:pt idx="82">
                  <c:v>43194.416661921299</c:v>
                </c:pt>
                <c:pt idx="83">
                  <c:v>43194.458328530091</c:v>
                </c:pt>
                <c:pt idx="84">
                  <c:v>43194.499995138889</c:v>
                </c:pt>
                <c:pt idx="85">
                  <c:v>43194.541661747688</c:v>
                </c:pt>
                <c:pt idx="86">
                  <c:v>43194.583328356479</c:v>
                </c:pt>
                <c:pt idx="87">
                  <c:v>43194.624994965277</c:v>
                </c:pt>
                <c:pt idx="88">
                  <c:v>43194.666661574076</c:v>
                </c:pt>
                <c:pt idx="89">
                  <c:v>43194.708328182867</c:v>
                </c:pt>
                <c:pt idx="90">
                  <c:v>43194.749994791666</c:v>
                </c:pt>
                <c:pt idx="91">
                  <c:v>43194.791661400464</c:v>
                </c:pt>
                <c:pt idx="92">
                  <c:v>43194.833328009256</c:v>
                </c:pt>
                <c:pt idx="93">
                  <c:v>43194.874994618054</c:v>
                </c:pt>
                <c:pt idx="94">
                  <c:v>43194.916661226853</c:v>
                </c:pt>
                <c:pt idx="95">
                  <c:v>43194.958327835651</c:v>
                </c:pt>
                <c:pt idx="96">
                  <c:v>43195</c:v>
                </c:pt>
                <c:pt idx="97">
                  <c:v>43195.041661053241</c:v>
                </c:pt>
                <c:pt idx="98">
                  <c:v>43195.08332766204</c:v>
                </c:pt>
                <c:pt idx="99">
                  <c:v>43195.124994270831</c:v>
                </c:pt>
                <c:pt idx="100">
                  <c:v>43195.166666666664</c:v>
                </c:pt>
                <c:pt idx="101">
                  <c:v>43195.208333333336</c:v>
                </c:pt>
                <c:pt idx="102">
                  <c:v>43195.250000057873</c:v>
                </c:pt>
                <c:pt idx="103">
                  <c:v>43195.29166678241</c:v>
                </c:pt>
                <c:pt idx="104">
                  <c:v>43195.333333506947</c:v>
                </c:pt>
                <c:pt idx="105">
                  <c:v>43195.375000231485</c:v>
                </c:pt>
                <c:pt idx="106">
                  <c:v>43195.416666956022</c:v>
                </c:pt>
                <c:pt idx="107">
                  <c:v>43195.458333680559</c:v>
                </c:pt>
                <c:pt idx="108">
                  <c:v>43195.500000405096</c:v>
                </c:pt>
                <c:pt idx="109">
                  <c:v>43195.541667129626</c:v>
                </c:pt>
                <c:pt idx="110">
                  <c:v>43195.583333854163</c:v>
                </c:pt>
                <c:pt idx="111">
                  <c:v>43195.625000578701</c:v>
                </c:pt>
                <c:pt idx="112">
                  <c:v>43195.666667303238</c:v>
                </c:pt>
                <c:pt idx="113">
                  <c:v>43195.708334027775</c:v>
                </c:pt>
                <c:pt idx="114">
                  <c:v>43195.750000752312</c:v>
                </c:pt>
                <c:pt idx="115">
                  <c:v>43195.791667476849</c:v>
                </c:pt>
                <c:pt idx="116">
                  <c:v>43195.833334201387</c:v>
                </c:pt>
                <c:pt idx="117">
                  <c:v>43195.875000925924</c:v>
                </c:pt>
                <c:pt idx="118">
                  <c:v>43195.916667650461</c:v>
                </c:pt>
                <c:pt idx="119">
                  <c:v>43195.958334374998</c:v>
                </c:pt>
                <c:pt idx="120">
                  <c:v>43196.000001099535</c:v>
                </c:pt>
                <c:pt idx="121">
                  <c:v>43196.041667824073</c:v>
                </c:pt>
                <c:pt idx="122">
                  <c:v>43196.08333454861</c:v>
                </c:pt>
                <c:pt idx="123">
                  <c:v>43196.125001273147</c:v>
                </c:pt>
                <c:pt idx="124">
                  <c:v>43196.166667997684</c:v>
                </c:pt>
                <c:pt idx="125">
                  <c:v>43196.208334722221</c:v>
                </c:pt>
                <c:pt idx="126">
                  <c:v>43196.250001446759</c:v>
                </c:pt>
                <c:pt idx="127">
                  <c:v>43196.291668171296</c:v>
                </c:pt>
                <c:pt idx="128">
                  <c:v>43196.333334895833</c:v>
                </c:pt>
                <c:pt idx="129">
                  <c:v>43196.37500162037</c:v>
                </c:pt>
                <c:pt idx="130">
                  <c:v>43196.416668344908</c:v>
                </c:pt>
                <c:pt idx="131">
                  <c:v>43196.458335069445</c:v>
                </c:pt>
                <c:pt idx="132">
                  <c:v>43196.500001793982</c:v>
                </c:pt>
                <c:pt idx="133">
                  <c:v>43196.541668518519</c:v>
                </c:pt>
                <c:pt idx="134">
                  <c:v>43196.583335243056</c:v>
                </c:pt>
                <c:pt idx="135">
                  <c:v>43196.625001967594</c:v>
                </c:pt>
                <c:pt idx="136">
                  <c:v>43196.666668692131</c:v>
                </c:pt>
                <c:pt idx="137">
                  <c:v>43196.708335416668</c:v>
                </c:pt>
                <c:pt idx="138">
                  <c:v>43196.750002141205</c:v>
                </c:pt>
                <c:pt idx="139">
                  <c:v>43196.791668865742</c:v>
                </c:pt>
                <c:pt idx="140">
                  <c:v>43196.83333559028</c:v>
                </c:pt>
                <c:pt idx="141">
                  <c:v>43196.875002314817</c:v>
                </c:pt>
                <c:pt idx="142">
                  <c:v>43196.916669039354</c:v>
                </c:pt>
                <c:pt idx="143">
                  <c:v>43196.958335763891</c:v>
                </c:pt>
                <c:pt idx="144">
                  <c:v>43197.000002488428</c:v>
                </c:pt>
                <c:pt idx="145">
                  <c:v>43197.041669212966</c:v>
                </c:pt>
                <c:pt idx="146">
                  <c:v>43197.083335937503</c:v>
                </c:pt>
                <c:pt idx="147">
                  <c:v>43197.12500266204</c:v>
                </c:pt>
                <c:pt idx="148">
                  <c:v>43197.166669386577</c:v>
                </c:pt>
                <c:pt idx="149">
                  <c:v>43197.208336111114</c:v>
                </c:pt>
                <c:pt idx="150">
                  <c:v>43197.250002835652</c:v>
                </c:pt>
                <c:pt idx="151">
                  <c:v>43197.291669560182</c:v>
                </c:pt>
                <c:pt idx="152">
                  <c:v>43197.333336284719</c:v>
                </c:pt>
                <c:pt idx="153">
                  <c:v>43197.375003009256</c:v>
                </c:pt>
                <c:pt idx="154">
                  <c:v>43197.416669733793</c:v>
                </c:pt>
                <c:pt idx="155">
                  <c:v>43197.45833645833</c:v>
                </c:pt>
                <c:pt idx="156">
                  <c:v>43197.500003182868</c:v>
                </c:pt>
                <c:pt idx="157">
                  <c:v>43197.541669907405</c:v>
                </c:pt>
                <c:pt idx="158">
                  <c:v>43197.583336631942</c:v>
                </c:pt>
                <c:pt idx="159">
                  <c:v>43197.625003356479</c:v>
                </c:pt>
                <c:pt idx="160">
                  <c:v>43197.666670081016</c:v>
                </c:pt>
                <c:pt idx="161">
                  <c:v>43197.708336805554</c:v>
                </c:pt>
                <c:pt idx="162">
                  <c:v>43197.750003530091</c:v>
                </c:pt>
                <c:pt idx="163">
                  <c:v>43197.791670254628</c:v>
                </c:pt>
                <c:pt idx="164">
                  <c:v>43197.833336979165</c:v>
                </c:pt>
                <c:pt idx="165">
                  <c:v>43197.875003703703</c:v>
                </c:pt>
                <c:pt idx="166">
                  <c:v>43197.91667042824</c:v>
                </c:pt>
                <c:pt idx="167">
                  <c:v>43197.958337152777</c:v>
                </c:pt>
                <c:pt idx="168">
                  <c:v>43198.000003877314</c:v>
                </c:pt>
                <c:pt idx="169">
                  <c:v>43198.041670601851</c:v>
                </c:pt>
                <c:pt idx="170">
                  <c:v>43198.083337326389</c:v>
                </c:pt>
                <c:pt idx="171">
                  <c:v>43198.125004050926</c:v>
                </c:pt>
                <c:pt idx="172">
                  <c:v>43198.166670775463</c:v>
                </c:pt>
                <c:pt idx="173">
                  <c:v>43198.2083375</c:v>
                </c:pt>
                <c:pt idx="174">
                  <c:v>43198.250004224537</c:v>
                </c:pt>
                <c:pt idx="175">
                  <c:v>43198.291670949075</c:v>
                </c:pt>
                <c:pt idx="176">
                  <c:v>43198.333337673612</c:v>
                </c:pt>
                <c:pt idx="177">
                  <c:v>43198.375004398149</c:v>
                </c:pt>
                <c:pt idx="178">
                  <c:v>43198.416671122686</c:v>
                </c:pt>
                <c:pt idx="179">
                  <c:v>43198.458337847223</c:v>
                </c:pt>
                <c:pt idx="180">
                  <c:v>43198.500004571761</c:v>
                </c:pt>
                <c:pt idx="181">
                  <c:v>43198.541671296298</c:v>
                </c:pt>
                <c:pt idx="182">
                  <c:v>43198.583338020835</c:v>
                </c:pt>
                <c:pt idx="183">
                  <c:v>43198.625004745372</c:v>
                </c:pt>
                <c:pt idx="184">
                  <c:v>43198.666671469909</c:v>
                </c:pt>
                <c:pt idx="185">
                  <c:v>43198.708338194447</c:v>
                </c:pt>
                <c:pt idx="186">
                  <c:v>43198.750004918984</c:v>
                </c:pt>
                <c:pt idx="187">
                  <c:v>43198.791671643521</c:v>
                </c:pt>
                <c:pt idx="188">
                  <c:v>43198.833338368058</c:v>
                </c:pt>
                <c:pt idx="189">
                  <c:v>43198.875005092596</c:v>
                </c:pt>
                <c:pt idx="190">
                  <c:v>43198.916671817133</c:v>
                </c:pt>
                <c:pt idx="191">
                  <c:v>43198.95833854167</c:v>
                </c:pt>
                <c:pt idx="192">
                  <c:v>43199.000005266207</c:v>
                </c:pt>
                <c:pt idx="193">
                  <c:v>43199.041671990744</c:v>
                </c:pt>
                <c:pt idx="194">
                  <c:v>43199.083338715274</c:v>
                </c:pt>
                <c:pt idx="195">
                  <c:v>43199.125005439812</c:v>
                </c:pt>
                <c:pt idx="196">
                  <c:v>43199.166672164349</c:v>
                </c:pt>
                <c:pt idx="197">
                  <c:v>43199.208338888886</c:v>
                </c:pt>
                <c:pt idx="198">
                  <c:v>43199.250005613423</c:v>
                </c:pt>
                <c:pt idx="199">
                  <c:v>43199.29167233796</c:v>
                </c:pt>
                <c:pt idx="200">
                  <c:v>43199.333339062498</c:v>
                </c:pt>
                <c:pt idx="201">
                  <c:v>43199.375005787035</c:v>
                </c:pt>
                <c:pt idx="202">
                  <c:v>43199.416672511572</c:v>
                </c:pt>
                <c:pt idx="203">
                  <c:v>43199.458339236109</c:v>
                </c:pt>
                <c:pt idx="204">
                  <c:v>43199.500005960646</c:v>
                </c:pt>
                <c:pt idx="205">
                  <c:v>43199.541672685184</c:v>
                </c:pt>
                <c:pt idx="206">
                  <c:v>43199.583339409721</c:v>
                </c:pt>
                <c:pt idx="207">
                  <c:v>43199.625006134258</c:v>
                </c:pt>
                <c:pt idx="208">
                  <c:v>43199.666672858795</c:v>
                </c:pt>
                <c:pt idx="209">
                  <c:v>43199.708339583332</c:v>
                </c:pt>
                <c:pt idx="210">
                  <c:v>43199.75000630787</c:v>
                </c:pt>
                <c:pt idx="211">
                  <c:v>43199.791673032407</c:v>
                </c:pt>
                <c:pt idx="212">
                  <c:v>43199.833339756944</c:v>
                </c:pt>
                <c:pt idx="213">
                  <c:v>43199.875006481481</c:v>
                </c:pt>
                <c:pt idx="214">
                  <c:v>43199.916673206018</c:v>
                </c:pt>
                <c:pt idx="215">
                  <c:v>43199.958339930556</c:v>
                </c:pt>
                <c:pt idx="216">
                  <c:v>43200.000006655093</c:v>
                </c:pt>
                <c:pt idx="217">
                  <c:v>43200.04167337963</c:v>
                </c:pt>
                <c:pt idx="218">
                  <c:v>43200.083340104167</c:v>
                </c:pt>
                <c:pt idx="219">
                  <c:v>43200.125006828704</c:v>
                </c:pt>
                <c:pt idx="220">
                  <c:v>43200.166673553242</c:v>
                </c:pt>
                <c:pt idx="221">
                  <c:v>43200.208340277779</c:v>
                </c:pt>
                <c:pt idx="222">
                  <c:v>43200.250007002316</c:v>
                </c:pt>
                <c:pt idx="223">
                  <c:v>43200.291673726853</c:v>
                </c:pt>
                <c:pt idx="224">
                  <c:v>43200.333340451391</c:v>
                </c:pt>
                <c:pt idx="225">
                  <c:v>43200.375007175928</c:v>
                </c:pt>
                <c:pt idx="226">
                  <c:v>43200.416673900465</c:v>
                </c:pt>
                <c:pt idx="227">
                  <c:v>43200.458340625002</c:v>
                </c:pt>
                <c:pt idx="228">
                  <c:v>43200.500007349539</c:v>
                </c:pt>
                <c:pt idx="229">
                  <c:v>43200.541674074077</c:v>
                </c:pt>
                <c:pt idx="230">
                  <c:v>43200.583340798614</c:v>
                </c:pt>
                <c:pt idx="231">
                  <c:v>43200.625007523151</c:v>
                </c:pt>
                <c:pt idx="232">
                  <c:v>43200.666674247688</c:v>
                </c:pt>
                <c:pt idx="233">
                  <c:v>43200.708340972225</c:v>
                </c:pt>
                <c:pt idx="234">
                  <c:v>43200.750007696763</c:v>
                </c:pt>
                <c:pt idx="235">
                  <c:v>43200.7916744213</c:v>
                </c:pt>
                <c:pt idx="236">
                  <c:v>43200.83334114583</c:v>
                </c:pt>
                <c:pt idx="237">
                  <c:v>43200.875007870367</c:v>
                </c:pt>
                <c:pt idx="238">
                  <c:v>43200.916674594904</c:v>
                </c:pt>
                <c:pt idx="239">
                  <c:v>43200.958341319441</c:v>
                </c:pt>
                <c:pt idx="240">
                  <c:v>43201.000008043979</c:v>
                </c:pt>
                <c:pt idx="241">
                  <c:v>43201.041674768516</c:v>
                </c:pt>
                <c:pt idx="242">
                  <c:v>43201.083341493053</c:v>
                </c:pt>
                <c:pt idx="243">
                  <c:v>43201.12500821759</c:v>
                </c:pt>
                <c:pt idx="244">
                  <c:v>43201.166674942127</c:v>
                </c:pt>
                <c:pt idx="245">
                  <c:v>43201.208341666665</c:v>
                </c:pt>
                <c:pt idx="246">
                  <c:v>43201.250008391202</c:v>
                </c:pt>
                <c:pt idx="247">
                  <c:v>43201.291675115739</c:v>
                </c:pt>
                <c:pt idx="248">
                  <c:v>43201.333341840276</c:v>
                </c:pt>
                <c:pt idx="249">
                  <c:v>43201.375008564813</c:v>
                </c:pt>
                <c:pt idx="250">
                  <c:v>43201.416675289351</c:v>
                </c:pt>
                <c:pt idx="251">
                  <c:v>43201.458342013888</c:v>
                </c:pt>
                <c:pt idx="252">
                  <c:v>43201.500008738425</c:v>
                </c:pt>
                <c:pt idx="253">
                  <c:v>43201.541675462962</c:v>
                </c:pt>
                <c:pt idx="254">
                  <c:v>43201.5833421875</c:v>
                </c:pt>
                <c:pt idx="255">
                  <c:v>43201.625008912037</c:v>
                </c:pt>
                <c:pt idx="256">
                  <c:v>43201.666675636574</c:v>
                </c:pt>
                <c:pt idx="257">
                  <c:v>43201.708342361111</c:v>
                </c:pt>
                <c:pt idx="258">
                  <c:v>43201.750009085648</c:v>
                </c:pt>
                <c:pt idx="259">
                  <c:v>43201.791675810186</c:v>
                </c:pt>
                <c:pt idx="260">
                  <c:v>43201.833342534723</c:v>
                </c:pt>
                <c:pt idx="261">
                  <c:v>43201.87500925926</c:v>
                </c:pt>
                <c:pt idx="262">
                  <c:v>43201.916675983797</c:v>
                </c:pt>
                <c:pt idx="263">
                  <c:v>43201.958342708334</c:v>
                </c:pt>
                <c:pt idx="264">
                  <c:v>43202.000009432872</c:v>
                </c:pt>
                <c:pt idx="265">
                  <c:v>43202.041676157409</c:v>
                </c:pt>
                <c:pt idx="266">
                  <c:v>43202.083342881946</c:v>
                </c:pt>
                <c:pt idx="267">
                  <c:v>43202.125009606483</c:v>
                </c:pt>
                <c:pt idx="268">
                  <c:v>43202.16667633102</c:v>
                </c:pt>
                <c:pt idx="269">
                  <c:v>43202.208343055558</c:v>
                </c:pt>
                <c:pt idx="270">
                  <c:v>43202.250009780095</c:v>
                </c:pt>
                <c:pt idx="271">
                  <c:v>43202.291676504632</c:v>
                </c:pt>
                <c:pt idx="272">
                  <c:v>43202.333343229169</c:v>
                </c:pt>
                <c:pt idx="273">
                  <c:v>43202.375009953706</c:v>
                </c:pt>
                <c:pt idx="274">
                  <c:v>43202.416676678244</c:v>
                </c:pt>
                <c:pt idx="275">
                  <c:v>43202.458343402781</c:v>
                </c:pt>
                <c:pt idx="276">
                  <c:v>43202.500010127318</c:v>
                </c:pt>
                <c:pt idx="277">
                  <c:v>43202.541676851855</c:v>
                </c:pt>
                <c:pt idx="278">
                  <c:v>43202.583343576393</c:v>
                </c:pt>
                <c:pt idx="279">
                  <c:v>43202.625010300922</c:v>
                </c:pt>
                <c:pt idx="280">
                  <c:v>43202.66667702546</c:v>
                </c:pt>
                <c:pt idx="281">
                  <c:v>43202.708343749997</c:v>
                </c:pt>
                <c:pt idx="282">
                  <c:v>43202.750010474534</c:v>
                </c:pt>
                <c:pt idx="283">
                  <c:v>43202.791677199071</c:v>
                </c:pt>
                <c:pt idx="284">
                  <c:v>43202.833343923608</c:v>
                </c:pt>
                <c:pt idx="285">
                  <c:v>43202.875010648146</c:v>
                </c:pt>
                <c:pt idx="286">
                  <c:v>43202.916677372683</c:v>
                </c:pt>
                <c:pt idx="287">
                  <c:v>43202.95834409722</c:v>
                </c:pt>
                <c:pt idx="288">
                  <c:v>43203.000010821757</c:v>
                </c:pt>
                <c:pt idx="289">
                  <c:v>43203.041677546295</c:v>
                </c:pt>
                <c:pt idx="290">
                  <c:v>43203.083344270832</c:v>
                </c:pt>
                <c:pt idx="291">
                  <c:v>43203.125010995369</c:v>
                </c:pt>
                <c:pt idx="292">
                  <c:v>43203.166677719906</c:v>
                </c:pt>
                <c:pt idx="293">
                  <c:v>43203.208344444443</c:v>
                </c:pt>
                <c:pt idx="294">
                  <c:v>43203.250011168981</c:v>
                </c:pt>
                <c:pt idx="295">
                  <c:v>43203.291677893518</c:v>
                </c:pt>
                <c:pt idx="296">
                  <c:v>43203.333344618055</c:v>
                </c:pt>
                <c:pt idx="297">
                  <c:v>43203.375011342592</c:v>
                </c:pt>
                <c:pt idx="298">
                  <c:v>43203.416678067129</c:v>
                </c:pt>
                <c:pt idx="299">
                  <c:v>43203.458344791667</c:v>
                </c:pt>
                <c:pt idx="300">
                  <c:v>43203.500011516204</c:v>
                </c:pt>
                <c:pt idx="301">
                  <c:v>43203.541678240741</c:v>
                </c:pt>
                <c:pt idx="302">
                  <c:v>43203.583344965278</c:v>
                </c:pt>
                <c:pt idx="303">
                  <c:v>43203.625011689815</c:v>
                </c:pt>
                <c:pt idx="304">
                  <c:v>43203.666678414353</c:v>
                </c:pt>
                <c:pt idx="305">
                  <c:v>43203.70834513889</c:v>
                </c:pt>
                <c:pt idx="306">
                  <c:v>43203.750011863427</c:v>
                </c:pt>
                <c:pt idx="307">
                  <c:v>43203.791678587964</c:v>
                </c:pt>
                <c:pt idx="308">
                  <c:v>43203.833345312501</c:v>
                </c:pt>
                <c:pt idx="309">
                  <c:v>43203.875012037039</c:v>
                </c:pt>
                <c:pt idx="310">
                  <c:v>43203.916678761576</c:v>
                </c:pt>
                <c:pt idx="311">
                  <c:v>43203.958345486113</c:v>
                </c:pt>
                <c:pt idx="312">
                  <c:v>43204.00001221065</c:v>
                </c:pt>
                <c:pt idx="313">
                  <c:v>43204.041678935188</c:v>
                </c:pt>
                <c:pt idx="314">
                  <c:v>43204.083345659725</c:v>
                </c:pt>
                <c:pt idx="315">
                  <c:v>43204.125012384262</c:v>
                </c:pt>
                <c:pt idx="316">
                  <c:v>43204.166679108799</c:v>
                </c:pt>
                <c:pt idx="317">
                  <c:v>43204.208345833336</c:v>
                </c:pt>
                <c:pt idx="318">
                  <c:v>43204.250012557874</c:v>
                </c:pt>
                <c:pt idx="319">
                  <c:v>43204.291679282411</c:v>
                </c:pt>
                <c:pt idx="320">
                  <c:v>43204.333346006948</c:v>
                </c:pt>
                <c:pt idx="321">
                  <c:v>43204.375012731478</c:v>
                </c:pt>
                <c:pt idx="322">
                  <c:v>43204.416679456015</c:v>
                </c:pt>
                <c:pt idx="323">
                  <c:v>43204.458346180552</c:v>
                </c:pt>
                <c:pt idx="324">
                  <c:v>43204.50001290509</c:v>
                </c:pt>
                <c:pt idx="325">
                  <c:v>43204.541679629627</c:v>
                </c:pt>
                <c:pt idx="326">
                  <c:v>43204.583346354164</c:v>
                </c:pt>
                <c:pt idx="327">
                  <c:v>43204.625013078701</c:v>
                </c:pt>
                <c:pt idx="328">
                  <c:v>43204.666679803238</c:v>
                </c:pt>
                <c:pt idx="329">
                  <c:v>43204.708346527776</c:v>
                </c:pt>
                <c:pt idx="330">
                  <c:v>43204.750013252313</c:v>
                </c:pt>
                <c:pt idx="331">
                  <c:v>43204.79167997685</c:v>
                </c:pt>
                <c:pt idx="332">
                  <c:v>43204.833346701387</c:v>
                </c:pt>
                <c:pt idx="333">
                  <c:v>43204.875013425924</c:v>
                </c:pt>
                <c:pt idx="334">
                  <c:v>43204.916680150462</c:v>
                </c:pt>
                <c:pt idx="335">
                  <c:v>43204.958346874999</c:v>
                </c:pt>
                <c:pt idx="336">
                  <c:v>43205.000013599536</c:v>
                </c:pt>
                <c:pt idx="337">
                  <c:v>43205.041680324073</c:v>
                </c:pt>
                <c:pt idx="338">
                  <c:v>43205.08334704861</c:v>
                </c:pt>
                <c:pt idx="339">
                  <c:v>43205.125013773148</c:v>
                </c:pt>
                <c:pt idx="340">
                  <c:v>43205.166680497685</c:v>
                </c:pt>
                <c:pt idx="341">
                  <c:v>43205.208347222222</c:v>
                </c:pt>
                <c:pt idx="342">
                  <c:v>43205.250013946759</c:v>
                </c:pt>
                <c:pt idx="343">
                  <c:v>43205.291680671296</c:v>
                </c:pt>
                <c:pt idx="344">
                  <c:v>43205.333347395834</c:v>
                </c:pt>
                <c:pt idx="345">
                  <c:v>43205.375014120371</c:v>
                </c:pt>
                <c:pt idx="346">
                  <c:v>43205.416680844908</c:v>
                </c:pt>
                <c:pt idx="347">
                  <c:v>43205.458347569445</c:v>
                </c:pt>
                <c:pt idx="348">
                  <c:v>43205.500014293983</c:v>
                </c:pt>
                <c:pt idx="349">
                  <c:v>43205.54168101852</c:v>
                </c:pt>
                <c:pt idx="350">
                  <c:v>43205.583347743057</c:v>
                </c:pt>
                <c:pt idx="351">
                  <c:v>43205.625014467594</c:v>
                </c:pt>
                <c:pt idx="352">
                  <c:v>43205.666681192131</c:v>
                </c:pt>
                <c:pt idx="353">
                  <c:v>43205.708347916669</c:v>
                </c:pt>
                <c:pt idx="354">
                  <c:v>43205.750014641206</c:v>
                </c:pt>
                <c:pt idx="355">
                  <c:v>43205.791681365743</c:v>
                </c:pt>
                <c:pt idx="356">
                  <c:v>43205.83334809028</c:v>
                </c:pt>
                <c:pt idx="357">
                  <c:v>43205.875014814817</c:v>
                </c:pt>
                <c:pt idx="358">
                  <c:v>43205.916681539355</c:v>
                </c:pt>
                <c:pt idx="359">
                  <c:v>43205.958348263892</c:v>
                </c:pt>
                <c:pt idx="360">
                  <c:v>43206.000014988429</c:v>
                </c:pt>
                <c:pt idx="361">
                  <c:v>43206.041681712966</c:v>
                </c:pt>
                <c:pt idx="362">
                  <c:v>43206.083348437503</c:v>
                </c:pt>
                <c:pt idx="363">
                  <c:v>43206.125015162041</c:v>
                </c:pt>
                <c:pt idx="364">
                  <c:v>43206.166681886571</c:v>
                </c:pt>
                <c:pt idx="365">
                  <c:v>43206.208348611108</c:v>
                </c:pt>
                <c:pt idx="366">
                  <c:v>43206.250015335645</c:v>
                </c:pt>
                <c:pt idx="367">
                  <c:v>43206.291682060182</c:v>
                </c:pt>
                <c:pt idx="368">
                  <c:v>43206.333348784719</c:v>
                </c:pt>
                <c:pt idx="369">
                  <c:v>43206.375015509257</c:v>
                </c:pt>
                <c:pt idx="370">
                  <c:v>43206.416682233794</c:v>
                </c:pt>
                <c:pt idx="371">
                  <c:v>43206.458348958331</c:v>
                </c:pt>
                <c:pt idx="372">
                  <c:v>43206.500015682868</c:v>
                </c:pt>
                <c:pt idx="373">
                  <c:v>43206.541682407405</c:v>
                </c:pt>
                <c:pt idx="374">
                  <c:v>43206.583349131943</c:v>
                </c:pt>
                <c:pt idx="375">
                  <c:v>43206.62501585648</c:v>
                </c:pt>
                <c:pt idx="376">
                  <c:v>43206.666682581017</c:v>
                </c:pt>
                <c:pt idx="377">
                  <c:v>43206.708349305554</c:v>
                </c:pt>
                <c:pt idx="378">
                  <c:v>43206.750016030092</c:v>
                </c:pt>
                <c:pt idx="379">
                  <c:v>43206.791682754629</c:v>
                </c:pt>
                <c:pt idx="380">
                  <c:v>43206.833349479166</c:v>
                </c:pt>
                <c:pt idx="381">
                  <c:v>43206.875016203703</c:v>
                </c:pt>
                <c:pt idx="382">
                  <c:v>43206.91668292824</c:v>
                </c:pt>
                <c:pt idx="383">
                  <c:v>43206.958349652778</c:v>
                </c:pt>
                <c:pt idx="384">
                  <c:v>43207.000016377315</c:v>
                </c:pt>
                <c:pt idx="385">
                  <c:v>43207.041683101852</c:v>
                </c:pt>
                <c:pt idx="386">
                  <c:v>43207.083349826389</c:v>
                </c:pt>
                <c:pt idx="387">
                  <c:v>43207.125016550926</c:v>
                </c:pt>
                <c:pt idx="388">
                  <c:v>43207.166683275464</c:v>
                </c:pt>
                <c:pt idx="389">
                  <c:v>43207.208350000001</c:v>
                </c:pt>
                <c:pt idx="390">
                  <c:v>43207.250016724538</c:v>
                </c:pt>
                <c:pt idx="391">
                  <c:v>43207.291683449075</c:v>
                </c:pt>
                <c:pt idx="392">
                  <c:v>43207.333350173612</c:v>
                </c:pt>
                <c:pt idx="393">
                  <c:v>43207.37501689815</c:v>
                </c:pt>
                <c:pt idx="394">
                  <c:v>43207.416683622687</c:v>
                </c:pt>
                <c:pt idx="395">
                  <c:v>43207.458350347224</c:v>
                </c:pt>
                <c:pt idx="396">
                  <c:v>43207.500017071761</c:v>
                </c:pt>
                <c:pt idx="397">
                  <c:v>43207.541683796298</c:v>
                </c:pt>
                <c:pt idx="398">
                  <c:v>43207.583350520836</c:v>
                </c:pt>
                <c:pt idx="399">
                  <c:v>43207.625017245373</c:v>
                </c:pt>
                <c:pt idx="400">
                  <c:v>43207.66668396991</c:v>
                </c:pt>
                <c:pt idx="401">
                  <c:v>43207.708350694447</c:v>
                </c:pt>
                <c:pt idx="402">
                  <c:v>43207.750017418984</c:v>
                </c:pt>
                <c:pt idx="403">
                  <c:v>43207.791684143522</c:v>
                </c:pt>
                <c:pt idx="404">
                  <c:v>43207.833350868059</c:v>
                </c:pt>
                <c:pt idx="405">
                  <c:v>43207.875017592596</c:v>
                </c:pt>
                <c:pt idx="406">
                  <c:v>43207.916684317126</c:v>
                </c:pt>
                <c:pt idx="407">
                  <c:v>43207.958351041663</c:v>
                </c:pt>
                <c:pt idx="408">
                  <c:v>43208.0000177662</c:v>
                </c:pt>
                <c:pt idx="409">
                  <c:v>43208.041684490738</c:v>
                </c:pt>
                <c:pt idx="410">
                  <c:v>43208.083351215275</c:v>
                </c:pt>
                <c:pt idx="411">
                  <c:v>43208.125017939812</c:v>
                </c:pt>
                <c:pt idx="412">
                  <c:v>43208.166684664349</c:v>
                </c:pt>
                <c:pt idx="413">
                  <c:v>43208.208351388887</c:v>
                </c:pt>
                <c:pt idx="414">
                  <c:v>43208.250018113424</c:v>
                </c:pt>
                <c:pt idx="415">
                  <c:v>43208.291684837961</c:v>
                </c:pt>
                <c:pt idx="416">
                  <c:v>43208.333351562498</c:v>
                </c:pt>
                <c:pt idx="417">
                  <c:v>43208.375018287035</c:v>
                </c:pt>
                <c:pt idx="418">
                  <c:v>43208.416685011573</c:v>
                </c:pt>
                <c:pt idx="419">
                  <c:v>43208.45835173611</c:v>
                </c:pt>
                <c:pt idx="420">
                  <c:v>43208.500018460647</c:v>
                </c:pt>
                <c:pt idx="421">
                  <c:v>43208.541685185184</c:v>
                </c:pt>
                <c:pt idx="422">
                  <c:v>43208.583351909721</c:v>
                </c:pt>
                <c:pt idx="423">
                  <c:v>43208.625018634259</c:v>
                </c:pt>
                <c:pt idx="424">
                  <c:v>43208.666685358796</c:v>
                </c:pt>
                <c:pt idx="425">
                  <c:v>43208.708352083333</c:v>
                </c:pt>
                <c:pt idx="426">
                  <c:v>43208.75001880787</c:v>
                </c:pt>
                <c:pt idx="427">
                  <c:v>43208.791685532407</c:v>
                </c:pt>
                <c:pt idx="428">
                  <c:v>43208.833352256945</c:v>
                </c:pt>
                <c:pt idx="429">
                  <c:v>43208.875018981482</c:v>
                </c:pt>
                <c:pt idx="430">
                  <c:v>43208.916685706019</c:v>
                </c:pt>
                <c:pt idx="431">
                  <c:v>43208.958352430556</c:v>
                </c:pt>
                <c:pt idx="432">
                  <c:v>43209.000019155093</c:v>
                </c:pt>
                <c:pt idx="433">
                  <c:v>43209.041685879631</c:v>
                </c:pt>
                <c:pt idx="434">
                  <c:v>43209.083352604168</c:v>
                </c:pt>
                <c:pt idx="435">
                  <c:v>43209.125019328705</c:v>
                </c:pt>
                <c:pt idx="436">
                  <c:v>43209.166686053242</c:v>
                </c:pt>
                <c:pt idx="437">
                  <c:v>43209.20835277778</c:v>
                </c:pt>
                <c:pt idx="438">
                  <c:v>43209.250019502317</c:v>
                </c:pt>
                <c:pt idx="439">
                  <c:v>43209.291686226854</c:v>
                </c:pt>
                <c:pt idx="440">
                  <c:v>43209.333352951391</c:v>
                </c:pt>
                <c:pt idx="441">
                  <c:v>43209.375019675928</c:v>
                </c:pt>
                <c:pt idx="442">
                  <c:v>43209.416686400466</c:v>
                </c:pt>
                <c:pt idx="443">
                  <c:v>43209.458353125003</c:v>
                </c:pt>
                <c:pt idx="444">
                  <c:v>43209.50001984954</c:v>
                </c:pt>
                <c:pt idx="445">
                  <c:v>43209.541686574077</c:v>
                </c:pt>
                <c:pt idx="446">
                  <c:v>43209.583353298614</c:v>
                </c:pt>
                <c:pt idx="447">
                  <c:v>43209.625020023152</c:v>
                </c:pt>
                <c:pt idx="448">
                  <c:v>43209.666686747689</c:v>
                </c:pt>
                <c:pt idx="449">
                  <c:v>43209.708353472219</c:v>
                </c:pt>
                <c:pt idx="450">
                  <c:v>43209.750020196756</c:v>
                </c:pt>
                <c:pt idx="451">
                  <c:v>43209.791686921293</c:v>
                </c:pt>
                <c:pt idx="452">
                  <c:v>43209.83335364583</c:v>
                </c:pt>
                <c:pt idx="453">
                  <c:v>43209.875020370368</c:v>
                </c:pt>
                <c:pt idx="454">
                  <c:v>43209.916687094905</c:v>
                </c:pt>
                <c:pt idx="455">
                  <c:v>43209.958353819442</c:v>
                </c:pt>
                <c:pt idx="456">
                  <c:v>43210.000020543979</c:v>
                </c:pt>
                <c:pt idx="457">
                  <c:v>43210.041687268516</c:v>
                </c:pt>
                <c:pt idx="458">
                  <c:v>43210.083353993054</c:v>
                </c:pt>
                <c:pt idx="459">
                  <c:v>43210.125020717591</c:v>
                </c:pt>
                <c:pt idx="460">
                  <c:v>43210.166687442128</c:v>
                </c:pt>
                <c:pt idx="461">
                  <c:v>43210.208354166665</c:v>
                </c:pt>
                <c:pt idx="462">
                  <c:v>43210.250020891202</c:v>
                </c:pt>
                <c:pt idx="463">
                  <c:v>43210.29168761574</c:v>
                </c:pt>
                <c:pt idx="464">
                  <c:v>43210.333354340277</c:v>
                </c:pt>
                <c:pt idx="465">
                  <c:v>43210.375021064814</c:v>
                </c:pt>
                <c:pt idx="466">
                  <c:v>43210.416687789351</c:v>
                </c:pt>
                <c:pt idx="467">
                  <c:v>43210.458354513888</c:v>
                </c:pt>
                <c:pt idx="468">
                  <c:v>43210.500021238426</c:v>
                </c:pt>
                <c:pt idx="469">
                  <c:v>43210.541687962963</c:v>
                </c:pt>
                <c:pt idx="470">
                  <c:v>43210.5833546875</c:v>
                </c:pt>
                <c:pt idx="471">
                  <c:v>43210.625021412037</c:v>
                </c:pt>
                <c:pt idx="472">
                  <c:v>43210.666688136575</c:v>
                </c:pt>
                <c:pt idx="473">
                  <c:v>43210.708354861112</c:v>
                </c:pt>
                <c:pt idx="474">
                  <c:v>43210.750021585649</c:v>
                </c:pt>
                <c:pt idx="475">
                  <c:v>43210.791688310186</c:v>
                </c:pt>
                <c:pt idx="476">
                  <c:v>43210.833355034723</c:v>
                </c:pt>
                <c:pt idx="477">
                  <c:v>43210.875021759261</c:v>
                </c:pt>
                <c:pt idx="478">
                  <c:v>43210.916688483798</c:v>
                </c:pt>
                <c:pt idx="479">
                  <c:v>43210.958355208335</c:v>
                </c:pt>
                <c:pt idx="480">
                  <c:v>43211.000021932872</c:v>
                </c:pt>
                <c:pt idx="481">
                  <c:v>43211.041688657409</c:v>
                </c:pt>
                <c:pt idx="482">
                  <c:v>43211.083355381947</c:v>
                </c:pt>
                <c:pt idx="483">
                  <c:v>43211.125022106484</c:v>
                </c:pt>
                <c:pt idx="484">
                  <c:v>43211.166688831021</c:v>
                </c:pt>
                <c:pt idx="485">
                  <c:v>43211.208355555558</c:v>
                </c:pt>
                <c:pt idx="486">
                  <c:v>43211.250022280095</c:v>
                </c:pt>
                <c:pt idx="487">
                  <c:v>43211.291689004633</c:v>
                </c:pt>
                <c:pt idx="488">
                  <c:v>43211.33335572917</c:v>
                </c:pt>
                <c:pt idx="489">
                  <c:v>43211.375022453707</c:v>
                </c:pt>
                <c:pt idx="490">
                  <c:v>43211.416689178244</c:v>
                </c:pt>
                <c:pt idx="491">
                  <c:v>43211.458355902774</c:v>
                </c:pt>
                <c:pt idx="492">
                  <c:v>43211.500022627311</c:v>
                </c:pt>
                <c:pt idx="493">
                  <c:v>43211.541689351849</c:v>
                </c:pt>
                <c:pt idx="494">
                  <c:v>43211.583356076386</c:v>
                </c:pt>
                <c:pt idx="495">
                  <c:v>43211.625022800923</c:v>
                </c:pt>
                <c:pt idx="496">
                  <c:v>43211.66668952546</c:v>
                </c:pt>
                <c:pt idx="497">
                  <c:v>43211.708356249997</c:v>
                </c:pt>
                <c:pt idx="498">
                  <c:v>43211.750022974535</c:v>
                </c:pt>
                <c:pt idx="499">
                  <c:v>43211.791689699072</c:v>
                </c:pt>
                <c:pt idx="500">
                  <c:v>43211.833356423609</c:v>
                </c:pt>
                <c:pt idx="501">
                  <c:v>43211.875023148146</c:v>
                </c:pt>
                <c:pt idx="502">
                  <c:v>43211.916689872683</c:v>
                </c:pt>
                <c:pt idx="503">
                  <c:v>43211.958356597221</c:v>
                </c:pt>
                <c:pt idx="504">
                  <c:v>43212.000023321758</c:v>
                </c:pt>
                <c:pt idx="505">
                  <c:v>43212.041690046295</c:v>
                </c:pt>
                <c:pt idx="506">
                  <c:v>43212.083356770832</c:v>
                </c:pt>
                <c:pt idx="507">
                  <c:v>43212.12502349537</c:v>
                </c:pt>
                <c:pt idx="508">
                  <c:v>43212.166690219907</c:v>
                </c:pt>
                <c:pt idx="509">
                  <c:v>43212.208356944444</c:v>
                </c:pt>
                <c:pt idx="510">
                  <c:v>43212.250023668981</c:v>
                </c:pt>
                <c:pt idx="511">
                  <c:v>43212.291690393518</c:v>
                </c:pt>
                <c:pt idx="512">
                  <c:v>43212.333357118056</c:v>
                </c:pt>
                <c:pt idx="513">
                  <c:v>43212.375023842593</c:v>
                </c:pt>
                <c:pt idx="514">
                  <c:v>43212.41669056713</c:v>
                </c:pt>
                <c:pt idx="515">
                  <c:v>43212.458357291667</c:v>
                </c:pt>
                <c:pt idx="516">
                  <c:v>43212.500024016204</c:v>
                </c:pt>
                <c:pt idx="517">
                  <c:v>43212.541690740742</c:v>
                </c:pt>
                <c:pt idx="518">
                  <c:v>43212.583357465279</c:v>
                </c:pt>
                <c:pt idx="519">
                  <c:v>43212.625024189816</c:v>
                </c:pt>
                <c:pt idx="520">
                  <c:v>43212.666690914353</c:v>
                </c:pt>
                <c:pt idx="521">
                  <c:v>43212.70835763889</c:v>
                </c:pt>
                <c:pt idx="522">
                  <c:v>43212.750024363428</c:v>
                </c:pt>
                <c:pt idx="523">
                  <c:v>43212.791691087965</c:v>
                </c:pt>
                <c:pt idx="524">
                  <c:v>43212.833357812502</c:v>
                </c:pt>
                <c:pt idx="525">
                  <c:v>43212.875024537039</c:v>
                </c:pt>
                <c:pt idx="526">
                  <c:v>43212.916691261576</c:v>
                </c:pt>
                <c:pt idx="527">
                  <c:v>43212.958357986114</c:v>
                </c:pt>
                <c:pt idx="528">
                  <c:v>43213.000024710651</c:v>
                </c:pt>
                <c:pt idx="529">
                  <c:v>43213.041691435188</c:v>
                </c:pt>
                <c:pt idx="530">
                  <c:v>43213.083358159725</c:v>
                </c:pt>
                <c:pt idx="531">
                  <c:v>43213.125024884263</c:v>
                </c:pt>
                <c:pt idx="532">
                  <c:v>43213.1666916088</c:v>
                </c:pt>
                <c:pt idx="533">
                  <c:v>43213.208358333337</c:v>
                </c:pt>
                <c:pt idx="534">
                  <c:v>43213.250025057867</c:v>
                </c:pt>
                <c:pt idx="535">
                  <c:v>43213.291691782404</c:v>
                </c:pt>
                <c:pt idx="536">
                  <c:v>43213.333358506941</c:v>
                </c:pt>
                <c:pt idx="537">
                  <c:v>43213.375025231479</c:v>
                </c:pt>
                <c:pt idx="538">
                  <c:v>43213.416691956016</c:v>
                </c:pt>
                <c:pt idx="539">
                  <c:v>43213.458358680553</c:v>
                </c:pt>
                <c:pt idx="540">
                  <c:v>43213.50002540509</c:v>
                </c:pt>
                <c:pt idx="541">
                  <c:v>43213.541692129627</c:v>
                </c:pt>
                <c:pt idx="542">
                  <c:v>43213.583358854165</c:v>
                </c:pt>
                <c:pt idx="543">
                  <c:v>43213.625025578702</c:v>
                </c:pt>
                <c:pt idx="544">
                  <c:v>43213.666692303239</c:v>
                </c:pt>
                <c:pt idx="545">
                  <c:v>43213.708359027776</c:v>
                </c:pt>
                <c:pt idx="546">
                  <c:v>43213.750025752313</c:v>
                </c:pt>
                <c:pt idx="547">
                  <c:v>43213.791692476851</c:v>
                </c:pt>
                <c:pt idx="548">
                  <c:v>43213.833359201388</c:v>
                </c:pt>
                <c:pt idx="549">
                  <c:v>43213.875025925925</c:v>
                </c:pt>
                <c:pt idx="550">
                  <c:v>43213.916692650462</c:v>
                </c:pt>
                <c:pt idx="551">
                  <c:v>43213.958359374999</c:v>
                </c:pt>
                <c:pt idx="552">
                  <c:v>43214.000026099537</c:v>
                </c:pt>
                <c:pt idx="553">
                  <c:v>43214.041692824074</c:v>
                </c:pt>
                <c:pt idx="554">
                  <c:v>43214.083359548611</c:v>
                </c:pt>
                <c:pt idx="555">
                  <c:v>43214.125026273148</c:v>
                </c:pt>
                <c:pt idx="556">
                  <c:v>43214.166692997685</c:v>
                </c:pt>
                <c:pt idx="557">
                  <c:v>43214.208359722223</c:v>
                </c:pt>
                <c:pt idx="558">
                  <c:v>43214.25002644676</c:v>
                </c:pt>
                <c:pt idx="559">
                  <c:v>43214.291693171297</c:v>
                </c:pt>
                <c:pt idx="560">
                  <c:v>43214.333359895834</c:v>
                </c:pt>
                <c:pt idx="561">
                  <c:v>43214.375026620372</c:v>
                </c:pt>
                <c:pt idx="562">
                  <c:v>43214.416693344909</c:v>
                </c:pt>
                <c:pt idx="563">
                  <c:v>43214.458360069446</c:v>
                </c:pt>
                <c:pt idx="564">
                  <c:v>43214.500026793983</c:v>
                </c:pt>
                <c:pt idx="565">
                  <c:v>43214.54169351852</c:v>
                </c:pt>
                <c:pt idx="566">
                  <c:v>43214.583360243058</c:v>
                </c:pt>
                <c:pt idx="567">
                  <c:v>43214.625026967595</c:v>
                </c:pt>
                <c:pt idx="568">
                  <c:v>43214.666693692132</c:v>
                </c:pt>
                <c:pt idx="569">
                  <c:v>43214.708360416669</c:v>
                </c:pt>
                <c:pt idx="570">
                  <c:v>43214.750027141206</c:v>
                </c:pt>
                <c:pt idx="571">
                  <c:v>43214.791693865744</c:v>
                </c:pt>
                <c:pt idx="572">
                  <c:v>43214.833360590281</c:v>
                </c:pt>
                <c:pt idx="573">
                  <c:v>43214.875027314818</c:v>
                </c:pt>
                <c:pt idx="574">
                  <c:v>43214.916694039355</c:v>
                </c:pt>
                <c:pt idx="575">
                  <c:v>43214.958360763892</c:v>
                </c:pt>
                <c:pt idx="576">
                  <c:v>43215.000027488422</c:v>
                </c:pt>
                <c:pt idx="577">
                  <c:v>43215.04169421296</c:v>
                </c:pt>
                <c:pt idx="578">
                  <c:v>43215.083360937497</c:v>
                </c:pt>
                <c:pt idx="579">
                  <c:v>43215.125027662034</c:v>
                </c:pt>
                <c:pt idx="580">
                  <c:v>43215.166694386571</c:v>
                </c:pt>
                <c:pt idx="581">
                  <c:v>43215.208361111108</c:v>
                </c:pt>
                <c:pt idx="582">
                  <c:v>43215.250027835646</c:v>
                </c:pt>
                <c:pt idx="583">
                  <c:v>43215.291694560183</c:v>
                </c:pt>
                <c:pt idx="584">
                  <c:v>43215.33336128472</c:v>
                </c:pt>
                <c:pt idx="585">
                  <c:v>43215.375028009257</c:v>
                </c:pt>
                <c:pt idx="586">
                  <c:v>43215.416694733794</c:v>
                </c:pt>
                <c:pt idx="587">
                  <c:v>43215.458361458332</c:v>
                </c:pt>
                <c:pt idx="588">
                  <c:v>43215.500028182869</c:v>
                </c:pt>
                <c:pt idx="589">
                  <c:v>43215.541694907406</c:v>
                </c:pt>
                <c:pt idx="590">
                  <c:v>43215.583361631943</c:v>
                </c:pt>
                <c:pt idx="591">
                  <c:v>43215.62502835648</c:v>
                </c:pt>
                <c:pt idx="592">
                  <c:v>43215.666695081018</c:v>
                </c:pt>
                <c:pt idx="593">
                  <c:v>43215.708361805555</c:v>
                </c:pt>
                <c:pt idx="594">
                  <c:v>43215.750028530092</c:v>
                </c:pt>
                <c:pt idx="595">
                  <c:v>43215.791695254629</c:v>
                </c:pt>
                <c:pt idx="596">
                  <c:v>43215.833361979167</c:v>
                </c:pt>
                <c:pt idx="597">
                  <c:v>43215.875028703704</c:v>
                </c:pt>
                <c:pt idx="598">
                  <c:v>43215.916695428241</c:v>
                </c:pt>
                <c:pt idx="599">
                  <c:v>43215.958362152778</c:v>
                </c:pt>
                <c:pt idx="600">
                  <c:v>43216.000028877315</c:v>
                </c:pt>
                <c:pt idx="601">
                  <c:v>43216.041695601853</c:v>
                </c:pt>
                <c:pt idx="602">
                  <c:v>43216.08336232639</c:v>
                </c:pt>
                <c:pt idx="603">
                  <c:v>43216.125029050927</c:v>
                </c:pt>
                <c:pt idx="604">
                  <c:v>43216.166695775464</c:v>
                </c:pt>
                <c:pt idx="605">
                  <c:v>43216.208362500001</c:v>
                </c:pt>
                <c:pt idx="606">
                  <c:v>43216.250029224539</c:v>
                </c:pt>
                <c:pt idx="607">
                  <c:v>43216.291695949076</c:v>
                </c:pt>
                <c:pt idx="608">
                  <c:v>43216.333362673613</c:v>
                </c:pt>
                <c:pt idx="609">
                  <c:v>43216.37502939815</c:v>
                </c:pt>
                <c:pt idx="610">
                  <c:v>43216.416696122687</c:v>
                </c:pt>
                <c:pt idx="611">
                  <c:v>43216.458362847225</c:v>
                </c:pt>
                <c:pt idx="612">
                  <c:v>43216.500029571762</c:v>
                </c:pt>
                <c:pt idx="613">
                  <c:v>43216.541696296299</c:v>
                </c:pt>
                <c:pt idx="614">
                  <c:v>43216.583363020836</c:v>
                </c:pt>
                <c:pt idx="615">
                  <c:v>43216.625029745373</c:v>
                </c:pt>
                <c:pt idx="616">
                  <c:v>43216.666696469911</c:v>
                </c:pt>
                <c:pt idx="617">
                  <c:v>43216.708363194448</c:v>
                </c:pt>
                <c:pt idx="618">
                  <c:v>43216.750029918985</c:v>
                </c:pt>
                <c:pt idx="619">
                  <c:v>43216.791696643515</c:v>
                </c:pt>
                <c:pt idx="620">
                  <c:v>43216.833363368052</c:v>
                </c:pt>
                <c:pt idx="621">
                  <c:v>43216.875030092589</c:v>
                </c:pt>
                <c:pt idx="622">
                  <c:v>43216.916696817127</c:v>
                </c:pt>
                <c:pt idx="623">
                  <c:v>43216.958363541664</c:v>
                </c:pt>
                <c:pt idx="624">
                  <c:v>43217.000030266201</c:v>
                </c:pt>
                <c:pt idx="625">
                  <c:v>43217.041696990738</c:v>
                </c:pt>
                <c:pt idx="626">
                  <c:v>43217.083363715275</c:v>
                </c:pt>
                <c:pt idx="627">
                  <c:v>43217.125030439813</c:v>
                </c:pt>
                <c:pt idx="628">
                  <c:v>43217.16669716435</c:v>
                </c:pt>
                <c:pt idx="629">
                  <c:v>43217.208363888887</c:v>
                </c:pt>
                <c:pt idx="630">
                  <c:v>43217.250030613424</c:v>
                </c:pt>
                <c:pt idx="631">
                  <c:v>43217.291697337962</c:v>
                </c:pt>
                <c:pt idx="632">
                  <c:v>43217.333364062499</c:v>
                </c:pt>
                <c:pt idx="633">
                  <c:v>43217.375030787036</c:v>
                </c:pt>
                <c:pt idx="634">
                  <c:v>43217.416697511573</c:v>
                </c:pt>
                <c:pt idx="635">
                  <c:v>43217.45836423611</c:v>
                </c:pt>
                <c:pt idx="636">
                  <c:v>43217.500030960648</c:v>
                </c:pt>
                <c:pt idx="637">
                  <c:v>43217.541697685185</c:v>
                </c:pt>
                <c:pt idx="638">
                  <c:v>43217.583364409722</c:v>
                </c:pt>
                <c:pt idx="639">
                  <c:v>43217.625031134259</c:v>
                </c:pt>
                <c:pt idx="640">
                  <c:v>43217.666697858796</c:v>
                </c:pt>
                <c:pt idx="641">
                  <c:v>43217.708364583334</c:v>
                </c:pt>
                <c:pt idx="642">
                  <c:v>43217.750031307871</c:v>
                </c:pt>
                <c:pt idx="643">
                  <c:v>43217.791698032408</c:v>
                </c:pt>
                <c:pt idx="644">
                  <c:v>43217.833364756945</c:v>
                </c:pt>
                <c:pt idx="645">
                  <c:v>43217.875031481482</c:v>
                </c:pt>
                <c:pt idx="646">
                  <c:v>43217.91669820602</c:v>
                </c:pt>
                <c:pt idx="647">
                  <c:v>43217.958364930557</c:v>
                </c:pt>
                <c:pt idx="648">
                  <c:v>43218.000031655094</c:v>
                </c:pt>
                <c:pt idx="649">
                  <c:v>43218.041698379631</c:v>
                </c:pt>
                <c:pt idx="650">
                  <c:v>43218.083365104168</c:v>
                </c:pt>
                <c:pt idx="651">
                  <c:v>43218.125031828706</c:v>
                </c:pt>
                <c:pt idx="652">
                  <c:v>43218.166698553243</c:v>
                </c:pt>
                <c:pt idx="653">
                  <c:v>43218.20836527778</c:v>
                </c:pt>
                <c:pt idx="654">
                  <c:v>43218.250032002317</c:v>
                </c:pt>
                <c:pt idx="655">
                  <c:v>43218.291698726855</c:v>
                </c:pt>
                <c:pt idx="656">
                  <c:v>43218.333365451392</c:v>
                </c:pt>
                <c:pt idx="657">
                  <c:v>43218.375032175929</c:v>
                </c:pt>
                <c:pt idx="658">
                  <c:v>43218.416698900466</c:v>
                </c:pt>
                <c:pt idx="659">
                  <c:v>43218.458365625003</c:v>
                </c:pt>
                <c:pt idx="660">
                  <c:v>43218.500032349541</c:v>
                </c:pt>
                <c:pt idx="661">
                  <c:v>43218.54169907407</c:v>
                </c:pt>
                <c:pt idx="662">
                  <c:v>43218.583365798608</c:v>
                </c:pt>
                <c:pt idx="663">
                  <c:v>43218.625032523145</c:v>
                </c:pt>
                <c:pt idx="664">
                  <c:v>43218.666699247682</c:v>
                </c:pt>
                <c:pt idx="665">
                  <c:v>43218.708365972219</c:v>
                </c:pt>
                <c:pt idx="666">
                  <c:v>43218.750032696757</c:v>
                </c:pt>
                <c:pt idx="667">
                  <c:v>43218.791699421294</c:v>
                </c:pt>
                <c:pt idx="668">
                  <c:v>43218.833366145831</c:v>
                </c:pt>
                <c:pt idx="669">
                  <c:v>43218.875032870368</c:v>
                </c:pt>
                <c:pt idx="670">
                  <c:v>43218.916699594905</c:v>
                </c:pt>
                <c:pt idx="671">
                  <c:v>43218.958366319443</c:v>
                </c:pt>
                <c:pt idx="672">
                  <c:v>43219.00003304398</c:v>
                </c:pt>
                <c:pt idx="673">
                  <c:v>43219.041699768517</c:v>
                </c:pt>
                <c:pt idx="674">
                  <c:v>43219.083366493054</c:v>
                </c:pt>
                <c:pt idx="675">
                  <c:v>43219.125033217591</c:v>
                </c:pt>
                <c:pt idx="676">
                  <c:v>43219.166699942129</c:v>
                </c:pt>
                <c:pt idx="677">
                  <c:v>43219.208366666666</c:v>
                </c:pt>
                <c:pt idx="678">
                  <c:v>43219.250033391203</c:v>
                </c:pt>
                <c:pt idx="679">
                  <c:v>43219.29170011574</c:v>
                </c:pt>
                <c:pt idx="680">
                  <c:v>43219.333366840277</c:v>
                </c:pt>
                <c:pt idx="681">
                  <c:v>43219.375033564815</c:v>
                </c:pt>
                <c:pt idx="682">
                  <c:v>43219.416700289352</c:v>
                </c:pt>
                <c:pt idx="683">
                  <c:v>43219.458367013889</c:v>
                </c:pt>
                <c:pt idx="684">
                  <c:v>43219.500033738426</c:v>
                </c:pt>
                <c:pt idx="685">
                  <c:v>43219.541700462963</c:v>
                </c:pt>
                <c:pt idx="686">
                  <c:v>43219.583367187501</c:v>
                </c:pt>
                <c:pt idx="687">
                  <c:v>43219.625033912038</c:v>
                </c:pt>
                <c:pt idx="688">
                  <c:v>43219.666700636575</c:v>
                </c:pt>
                <c:pt idx="689">
                  <c:v>43219.708367361112</c:v>
                </c:pt>
                <c:pt idx="690">
                  <c:v>43219.75003408565</c:v>
                </c:pt>
                <c:pt idx="691">
                  <c:v>43219.791700810187</c:v>
                </c:pt>
                <c:pt idx="692">
                  <c:v>43219.833367534724</c:v>
                </c:pt>
                <c:pt idx="693">
                  <c:v>43219.875034259261</c:v>
                </c:pt>
                <c:pt idx="694">
                  <c:v>43219.916700983798</c:v>
                </c:pt>
                <c:pt idx="695">
                  <c:v>43219.958367708336</c:v>
                </c:pt>
                <c:pt idx="696">
                  <c:v>43220.000034432873</c:v>
                </c:pt>
                <c:pt idx="697">
                  <c:v>43220.04170115741</c:v>
                </c:pt>
                <c:pt idx="698">
                  <c:v>43220.083367881947</c:v>
                </c:pt>
                <c:pt idx="699">
                  <c:v>43220.125034606484</c:v>
                </c:pt>
                <c:pt idx="700">
                  <c:v>43220.166701331022</c:v>
                </c:pt>
                <c:pt idx="701">
                  <c:v>43220.208368055559</c:v>
                </c:pt>
                <c:pt idx="702">
                  <c:v>43220.250034780096</c:v>
                </c:pt>
                <c:pt idx="703">
                  <c:v>43220.291701504633</c:v>
                </c:pt>
                <c:pt idx="704">
                  <c:v>43220.333368229163</c:v>
                </c:pt>
                <c:pt idx="705">
                  <c:v>43220.3750349537</c:v>
                </c:pt>
                <c:pt idx="706">
                  <c:v>43220.416701678238</c:v>
                </c:pt>
                <c:pt idx="707">
                  <c:v>43220.458368402775</c:v>
                </c:pt>
                <c:pt idx="708">
                  <c:v>43220.500035127312</c:v>
                </c:pt>
                <c:pt idx="709">
                  <c:v>43220.541701851849</c:v>
                </c:pt>
                <c:pt idx="710">
                  <c:v>43220.583368576386</c:v>
                </c:pt>
                <c:pt idx="711">
                  <c:v>43220.625035300924</c:v>
                </c:pt>
                <c:pt idx="712">
                  <c:v>43220.666702025461</c:v>
                </c:pt>
                <c:pt idx="713">
                  <c:v>43220.708368749998</c:v>
                </c:pt>
                <c:pt idx="714">
                  <c:v>43220.750035474535</c:v>
                </c:pt>
                <c:pt idx="715">
                  <c:v>43220.791702199072</c:v>
                </c:pt>
                <c:pt idx="716">
                  <c:v>43220.83336892361</c:v>
                </c:pt>
                <c:pt idx="717">
                  <c:v>43220.875035648147</c:v>
                </c:pt>
                <c:pt idx="718">
                  <c:v>43220.916702372684</c:v>
                </c:pt>
                <c:pt idx="719">
                  <c:v>43220.958369097221</c:v>
                </c:pt>
              </c:numCache>
              <c:extLst xmlns:c15="http://schemas.microsoft.com/office/drawing/2012/chart"/>
            </c:numRef>
          </c:xVal>
          <c:yVal>
            <c:numRef>
              <c:f>Flow!$M$2:$M$721</c:f>
              <c:numCache>
                <c:formatCode>General</c:formatCode>
                <c:ptCount val="720"/>
                <c:pt idx="0">
                  <c:v>15200</c:v>
                </c:pt>
                <c:pt idx="1">
                  <c:v>13800</c:v>
                </c:pt>
                <c:pt idx="2">
                  <c:v>12375</c:v>
                </c:pt>
                <c:pt idx="3">
                  <c:v>11175</c:v>
                </c:pt>
                <c:pt idx="4">
                  <c:v>10275</c:v>
                </c:pt>
                <c:pt idx="5">
                  <c:v>9730</c:v>
                </c:pt>
                <c:pt idx="6">
                  <c:v>9400</c:v>
                </c:pt>
                <c:pt idx="7">
                  <c:v>9220</c:v>
                </c:pt>
                <c:pt idx="8">
                  <c:v>9105</c:v>
                </c:pt>
                <c:pt idx="9">
                  <c:v>9132.5</c:v>
                </c:pt>
                <c:pt idx="10">
                  <c:v>9240</c:v>
                </c:pt>
                <c:pt idx="11">
                  <c:v>9350</c:v>
                </c:pt>
                <c:pt idx="12">
                  <c:v>9420</c:v>
                </c:pt>
                <c:pt idx="13">
                  <c:v>9525</c:v>
                </c:pt>
                <c:pt idx="14">
                  <c:v>9690</c:v>
                </c:pt>
                <c:pt idx="15">
                  <c:v>9995</c:v>
                </c:pt>
                <c:pt idx="16">
                  <c:v>10175</c:v>
                </c:pt>
                <c:pt idx="17">
                  <c:v>10100</c:v>
                </c:pt>
                <c:pt idx="18">
                  <c:v>10125</c:v>
                </c:pt>
                <c:pt idx="19">
                  <c:v>10475</c:v>
                </c:pt>
                <c:pt idx="20">
                  <c:v>11100</c:v>
                </c:pt>
                <c:pt idx="21">
                  <c:v>12050</c:v>
                </c:pt>
                <c:pt idx="22">
                  <c:v>13100</c:v>
                </c:pt>
                <c:pt idx="23">
                  <c:v>13675</c:v>
                </c:pt>
                <c:pt idx="24">
                  <c:v>13375</c:v>
                </c:pt>
                <c:pt idx="25">
                  <c:v>12525</c:v>
                </c:pt>
                <c:pt idx="26">
                  <c:v>11475</c:v>
                </c:pt>
                <c:pt idx="27">
                  <c:v>10600</c:v>
                </c:pt>
                <c:pt idx="28">
                  <c:v>9960</c:v>
                </c:pt>
                <c:pt idx="29">
                  <c:v>9535</c:v>
                </c:pt>
                <c:pt idx="30">
                  <c:v>9305</c:v>
                </c:pt>
                <c:pt idx="31">
                  <c:v>9642.5</c:v>
                </c:pt>
                <c:pt idx="32">
                  <c:v>11000</c:v>
                </c:pt>
                <c:pt idx="33">
                  <c:v>12350</c:v>
                </c:pt>
                <c:pt idx="34">
                  <c:v>13000</c:v>
                </c:pt>
                <c:pt idx="35">
                  <c:v>13150</c:v>
                </c:pt>
                <c:pt idx="36">
                  <c:v>13100</c:v>
                </c:pt>
                <c:pt idx="37">
                  <c:v>13000</c:v>
                </c:pt>
                <c:pt idx="38">
                  <c:v>13075</c:v>
                </c:pt>
                <c:pt idx="39">
                  <c:v>13275</c:v>
                </c:pt>
                <c:pt idx="40">
                  <c:v>13425</c:v>
                </c:pt>
                <c:pt idx="41">
                  <c:v>13650</c:v>
                </c:pt>
                <c:pt idx="42">
                  <c:v>14075</c:v>
                </c:pt>
                <c:pt idx="43">
                  <c:v>14575</c:v>
                </c:pt>
                <c:pt idx="44">
                  <c:v>14975</c:v>
                </c:pt>
                <c:pt idx="45">
                  <c:v>15275</c:v>
                </c:pt>
                <c:pt idx="46">
                  <c:v>15500</c:v>
                </c:pt>
                <c:pt idx="47">
                  <c:v>15325</c:v>
                </c:pt>
                <c:pt idx="48">
                  <c:v>14600</c:v>
                </c:pt>
                <c:pt idx="49">
                  <c:v>13550</c:v>
                </c:pt>
                <c:pt idx="50">
                  <c:v>12425</c:v>
                </c:pt>
                <c:pt idx="51">
                  <c:v>11350</c:v>
                </c:pt>
                <c:pt idx="52">
                  <c:v>10425</c:v>
                </c:pt>
                <c:pt idx="53">
                  <c:v>9825</c:v>
                </c:pt>
                <c:pt idx="54">
                  <c:v>9620</c:v>
                </c:pt>
                <c:pt idx="55">
                  <c:v>10020</c:v>
                </c:pt>
                <c:pt idx="56">
                  <c:v>10875</c:v>
                </c:pt>
                <c:pt idx="57">
                  <c:v>11825</c:v>
                </c:pt>
                <c:pt idx="58">
                  <c:v>12700</c:v>
                </c:pt>
                <c:pt idx="59">
                  <c:v>13175</c:v>
                </c:pt>
                <c:pt idx="60">
                  <c:v>13175</c:v>
                </c:pt>
                <c:pt idx="61">
                  <c:v>13025</c:v>
                </c:pt>
                <c:pt idx="62">
                  <c:v>12975</c:v>
                </c:pt>
                <c:pt idx="63">
                  <c:v>13075</c:v>
                </c:pt>
                <c:pt idx="64">
                  <c:v>13100</c:v>
                </c:pt>
                <c:pt idx="65">
                  <c:v>13175</c:v>
                </c:pt>
                <c:pt idx="66">
                  <c:v>13650</c:v>
                </c:pt>
                <c:pt idx="67">
                  <c:v>14250</c:v>
                </c:pt>
                <c:pt idx="68">
                  <c:v>14800</c:v>
                </c:pt>
                <c:pt idx="69">
                  <c:v>15250</c:v>
                </c:pt>
                <c:pt idx="70">
                  <c:v>15425</c:v>
                </c:pt>
                <c:pt idx="71">
                  <c:v>15225</c:v>
                </c:pt>
                <c:pt idx="72">
                  <c:v>14500</c:v>
                </c:pt>
                <c:pt idx="73">
                  <c:v>13425</c:v>
                </c:pt>
                <c:pt idx="74">
                  <c:v>12250</c:v>
                </c:pt>
                <c:pt idx="75">
                  <c:v>11100</c:v>
                </c:pt>
                <c:pt idx="76">
                  <c:v>10275</c:v>
                </c:pt>
                <c:pt idx="77">
                  <c:v>9720</c:v>
                </c:pt>
                <c:pt idx="78">
                  <c:v>9362.5</c:v>
                </c:pt>
                <c:pt idx="79">
                  <c:v>9545</c:v>
                </c:pt>
                <c:pt idx="80">
                  <c:v>10500</c:v>
                </c:pt>
                <c:pt idx="81">
                  <c:v>11650</c:v>
                </c:pt>
                <c:pt idx="82">
                  <c:v>12525</c:v>
                </c:pt>
                <c:pt idx="83">
                  <c:v>12975</c:v>
                </c:pt>
                <c:pt idx="84">
                  <c:v>13000</c:v>
                </c:pt>
                <c:pt idx="85">
                  <c:v>12900</c:v>
                </c:pt>
                <c:pt idx="86">
                  <c:v>12900</c:v>
                </c:pt>
                <c:pt idx="87">
                  <c:v>13000</c:v>
                </c:pt>
                <c:pt idx="88">
                  <c:v>13000</c:v>
                </c:pt>
                <c:pt idx="89">
                  <c:v>13050</c:v>
                </c:pt>
                <c:pt idx="90">
                  <c:v>13500</c:v>
                </c:pt>
                <c:pt idx="91">
                  <c:v>14075</c:v>
                </c:pt>
                <c:pt idx="92">
                  <c:v>14550</c:v>
                </c:pt>
                <c:pt idx="93">
                  <c:v>15000</c:v>
                </c:pt>
                <c:pt idx="94">
                  <c:v>15125</c:v>
                </c:pt>
                <c:pt idx="95">
                  <c:v>14650</c:v>
                </c:pt>
                <c:pt idx="96">
                  <c:v>13725</c:v>
                </c:pt>
                <c:pt idx="97">
                  <c:v>12750</c:v>
                </c:pt>
                <c:pt idx="98">
                  <c:v>11900</c:v>
                </c:pt>
                <c:pt idx="99">
                  <c:v>11250</c:v>
                </c:pt>
                <c:pt idx="100">
                  <c:v>10825</c:v>
                </c:pt>
                <c:pt idx="101">
                  <c:v>10375</c:v>
                </c:pt>
                <c:pt idx="102">
                  <c:v>9950</c:v>
                </c:pt>
                <c:pt idx="103">
                  <c:v>9840</c:v>
                </c:pt>
                <c:pt idx="104">
                  <c:v>10525</c:v>
                </c:pt>
                <c:pt idx="105">
                  <c:v>11775</c:v>
                </c:pt>
                <c:pt idx="106">
                  <c:v>12750</c:v>
                </c:pt>
                <c:pt idx="107">
                  <c:v>13325</c:v>
                </c:pt>
                <c:pt idx="108">
                  <c:v>13350</c:v>
                </c:pt>
                <c:pt idx="109">
                  <c:v>13275</c:v>
                </c:pt>
                <c:pt idx="110">
                  <c:v>13225</c:v>
                </c:pt>
                <c:pt idx="111">
                  <c:v>13275</c:v>
                </c:pt>
                <c:pt idx="112">
                  <c:v>13225</c:v>
                </c:pt>
                <c:pt idx="113">
                  <c:v>13300</c:v>
                </c:pt>
                <c:pt idx="114">
                  <c:v>13700</c:v>
                </c:pt>
                <c:pt idx="115">
                  <c:v>14200</c:v>
                </c:pt>
                <c:pt idx="116">
                  <c:v>14750</c:v>
                </c:pt>
                <c:pt idx="117">
                  <c:v>15225</c:v>
                </c:pt>
                <c:pt idx="118">
                  <c:v>15375</c:v>
                </c:pt>
                <c:pt idx="119">
                  <c:v>15200</c:v>
                </c:pt>
                <c:pt idx="120">
                  <c:v>14525</c:v>
                </c:pt>
                <c:pt idx="121">
                  <c:v>13525</c:v>
                </c:pt>
                <c:pt idx="122">
                  <c:v>12350</c:v>
                </c:pt>
                <c:pt idx="123">
                  <c:v>11250</c:v>
                </c:pt>
                <c:pt idx="124">
                  <c:v>10425</c:v>
                </c:pt>
                <c:pt idx="125">
                  <c:v>9920</c:v>
                </c:pt>
                <c:pt idx="126">
                  <c:v>9610</c:v>
                </c:pt>
                <c:pt idx="127">
                  <c:v>9780</c:v>
                </c:pt>
                <c:pt idx="128">
                  <c:v>10625</c:v>
                </c:pt>
                <c:pt idx="129">
                  <c:v>11875</c:v>
                </c:pt>
                <c:pt idx="130">
                  <c:v>12900</c:v>
                </c:pt>
                <c:pt idx="131">
                  <c:v>13400</c:v>
                </c:pt>
                <c:pt idx="132">
                  <c:v>13500</c:v>
                </c:pt>
                <c:pt idx="133">
                  <c:v>13375</c:v>
                </c:pt>
                <c:pt idx="134">
                  <c:v>13125</c:v>
                </c:pt>
                <c:pt idx="135">
                  <c:v>12725</c:v>
                </c:pt>
                <c:pt idx="136">
                  <c:v>12450</c:v>
                </c:pt>
                <c:pt idx="137">
                  <c:v>12275</c:v>
                </c:pt>
                <c:pt idx="138">
                  <c:v>12275</c:v>
                </c:pt>
                <c:pt idx="139">
                  <c:v>12625</c:v>
                </c:pt>
                <c:pt idx="140">
                  <c:v>13375</c:v>
                </c:pt>
                <c:pt idx="141">
                  <c:v>14300</c:v>
                </c:pt>
                <c:pt idx="142">
                  <c:v>14950</c:v>
                </c:pt>
                <c:pt idx="143">
                  <c:v>14975</c:v>
                </c:pt>
                <c:pt idx="144">
                  <c:v>14275</c:v>
                </c:pt>
                <c:pt idx="145">
                  <c:v>13225</c:v>
                </c:pt>
                <c:pt idx="146">
                  <c:v>12050</c:v>
                </c:pt>
                <c:pt idx="147">
                  <c:v>11000</c:v>
                </c:pt>
                <c:pt idx="148">
                  <c:v>10250</c:v>
                </c:pt>
                <c:pt idx="149">
                  <c:v>9770</c:v>
                </c:pt>
                <c:pt idx="150">
                  <c:v>9477.5</c:v>
                </c:pt>
                <c:pt idx="151">
                  <c:v>9575</c:v>
                </c:pt>
                <c:pt idx="152">
                  <c:v>10435</c:v>
                </c:pt>
                <c:pt idx="153">
                  <c:v>11975</c:v>
                </c:pt>
                <c:pt idx="154">
                  <c:v>13225</c:v>
                </c:pt>
                <c:pt idx="155">
                  <c:v>13675</c:v>
                </c:pt>
                <c:pt idx="156">
                  <c:v>13375</c:v>
                </c:pt>
                <c:pt idx="157">
                  <c:v>13000</c:v>
                </c:pt>
                <c:pt idx="158">
                  <c:v>12800</c:v>
                </c:pt>
                <c:pt idx="159">
                  <c:v>12775</c:v>
                </c:pt>
                <c:pt idx="160">
                  <c:v>12825</c:v>
                </c:pt>
                <c:pt idx="161">
                  <c:v>13325</c:v>
                </c:pt>
                <c:pt idx="162">
                  <c:v>14150</c:v>
                </c:pt>
                <c:pt idx="163">
                  <c:v>14725</c:v>
                </c:pt>
                <c:pt idx="164">
                  <c:v>15275</c:v>
                </c:pt>
                <c:pt idx="165">
                  <c:v>15400</c:v>
                </c:pt>
                <c:pt idx="166">
                  <c:v>15425</c:v>
                </c:pt>
                <c:pt idx="167">
                  <c:v>15125</c:v>
                </c:pt>
                <c:pt idx="168">
                  <c:v>14125</c:v>
                </c:pt>
                <c:pt idx="169">
                  <c:v>12950</c:v>
                </c:pt>
                <c:pt idx="170">
                  <c:v>11900</c:v>
                </c:pt>
                <c:pt idx="171">
                  <c:v>10950</c:v>
                </c:pt>
                <c:pt idx="172">
                  <c:v>10250</c:v>
                </c:pt>
                <c:pt idx="173">
                  <c:v>9740</c:v>
                </c:pt>
                <c:pt idx="174">
                  <c:v>9450</c:v>
                </c:pt>
                <c:pt idx="175">
                  <c:v>9302.5</c:v>
                </c:pt>
                <c:pt idx="176">
                  <c:v>9270</c:v>
                </c:pt>
                <c:pt idx="177">
                  <c:v>9240</c:v>
                </c:pt>
                <c:pt idx="178">
                  <c:v>9240</c:v>
                </c:pt>
                <c:pt idx="179">
                  <c:v>9277.5</c:v>
                </c:pt>
                <c:pt idx="180">
                  <c:v>9340</c:v>
                </c:pt>
                <c:pt idx="181">
                  <c:v>9370</c:v>
                </c:pt>
                <c:pt idx="182">
                  <c:v>9390</c:v>
                </c:pt>
                <c:pt idx="183">
                  <c:v>9390</c:v>
                </c:pt>
                <c:pt idx="184">
                  <c:v>9430</c:v>
                </c:pt>
                <c:pt idx="185">
                  <c:v>9440</c:v>
                </c:pt>
                <c:pt idx="186">
                  <c:v>9670</c:v>
                </c:pt>
                <c:pt idx="187">
                  <c:v>10160</c:v>
                </c:pt>
                <c:pt idx="188">
                  <c:v>10850</c:v>
                </c:pt>
                <c:pt idx="189">
                  <c:v>11625</c:v>
                </c:pt>
                <c:pt idx="190">
                  <c:v>12450</c:v>
                </c:pt>
                <c:pt idx="191">
                  <c:v>12700</c:v>
                </c:pt>
                <c:pt idx="192">
                  <c:v>12475</c:v>
                </c:pt>
                <c:pt idx="193">
                  <c:v>11800</c:v>
                </c:pt>
                <c:pt idx="194">
                  <c:v>11000</c:v>
                </c:pt>
                <c:pt idx="195">
                  <c:v>10250</c:v>
                </c:pt>
                <c:pt idx="196">
                  <c:v>9750</c:v>
                </c:pt>
                <c:pt idx="197">
                  <c:v>9457.5</c:v>
                </c:pt>
                <c:pt idx="198">
                  <c:v>9302.5</c:v>
                </c:pt>
                <c:pt idx="199">
                  <c:v>9545</c:v>
                </c:pt>
                <c:pt idx="200">
                  <c:v>10460</c:v>
                </c:pt>
                <c:pt idx="201">
                  <c:v>11875</c:v>
                </c:pt>
                <c:pt idx="202">
                  <c:v>12900</c:v>
                </c:pt>
                <c:pt idx="203">
                  <c:v>13350</c:v>
                </c:pt>
                <c:pt idx="204">
                  <c:v>13550</c:v>
                </c:pt>
                <c:pt idx="205">
                  <c:v>13600</c:v>
                </c:pt>
                <c:pt idx="206">
                  <c:v>13700</c:v>
                </c:pt>
                <c:pt idx="207">
                  <c:v>13875</c:v>
                </c:pt>
                <c:pt idx="208">
                  <c:v>13900</c:v>
                </c:pt>
                <c:pt idx="209">
                  <c:v>13925</c:v>
                </c:pt>
                <c:pt idx="210">
                  <c:v>14175</c:v>
                </c:pt>
                <c:pt idx="211">
                  <c:v>14650</c:v>
                </c:pt>
                <c:pt idx="212">
                  <c:v>15050</c:v>
                </c:pt>
                <c:pt idx="213">
                  <c:v>15325</c:v>
                </c:pt>
                <c:pt idx="214">
                  <c:v>15350</c:v>
                </c:pt>
                <c:pt idx="215">
                  <c:v>14825</c:v>
                </c:pt>
                <c:pt idx="216">
                  <c:v>13800</c:v>
                </c:pt>
                <c:pt idx="217">
                  <c:v>12775</c:v>
                </c:pt>
                <c:pt idx="218">
                  <c:v>11800</c:v>
                </c:pt>
                <c:pt idx="219">
                  <c:v>10825</c:v>
                </c:pt>
                <c:pt idx="220">
                  <c:v>10125</c:v>
                </c:pt>
                <c:pt idx="221">
                  <c:v>9612.5</c:v>
                </c:pt>
                <c:pt idx="222">
                  <c:v>9325</c:v>
                </c:pt>
                <c:pt idx="223">
                  <c:v>9467.5</c:v>
                </c:pt>
                <c:pt idx="224">
                  <c:v>10355</c:v>
                </c:pt>
                <c:pt idx="225">
                  <c:v>11800</c:v>
                </c:pt>
                <c:pt idx="226">
                  <c:v>13025</c:v>
                </c:pt>
                <c:pt idx="227">
                  <c:v>13650</c:v>
                </c:pt>
                <c:pt idx="228">
                  <c:v>13775</c:v>
                </c:pt>
                <c:pt idx="229">
                  <c:v>13700</c:v>
                </c:pt>
                <c:pt idx="230">
                  <c:v>13675</c:v>
                </c:pt>
                <c:pt idx="231">
                  <c:v>13800</c:v>
                </c:pt>
                <c:pt idx="232">
                  <c:v>13800</c:v>
                </c:pt>
                <c:pt idx="233">
                  <c:v>13825</c:v>
                </c:pt>
                <c:pt idx="234">
                  <c:v>14125</c:v>
                </c:pt>
                <c:pt idx="235">
                  <c:v>14550</c:v>
                </c:pt>
                <c:pt idx="236">
                  <c:v>14975</c:v>
                </c:pt>
                <c:pt idx="237">
                  <c:v>15250</c:v>
                </c:pt>
                <c:pt idx="238">
                  <c:v>15350</c:v>
                </c:pt>
                <c:pt idx="239">
                  <c:v>15175</c:v>
                </c:pt>
                <c:pt idx="240">
                  <c:v>14400</c:v>
                </c:pt>
                <c:pt idx="241">
                  <c:v>13325</c:v>
                </c:pt>
                <c:pt idx="242">
                  <c:v>12075</c:v>
                </c:pt>
                <c:pt idx="243">
                  <c:v>10950</c:v>
                </c:pt>
                <c:pt idx="244">
                  <c:v>10220</c:v>
                </c:pt>
                <c:pt idx="245">
                  <c:v>9690</c:v>
                </c:pt>
                <c:pt idx="246">
                  <c:v>9430</c:v>
                </c:pt>
                <c:pt idx="247">
                  <c:v>9565</c:v>
                </c:pt>
                <c:pt idx="248">
                  <c:v>10610</c:v>
                </c:pt>
                <c:pt idx="249">
                  <c:v>12075</c:v>
                </c:pt>
                <c:pt idx="250">
                  <c:v>13175</c:v>
                </c:pt>
                <c:pt idx="251">
                  <c:v>13850</c:v>
                </c:pt>
                <c:pt idx="252">
                  <c:v>13975</c:v>
                </c:pt>
                <c:pt idx="253">
                  <c:v>13875</c:v>
                </c:pt>
                <c:pt idx="254">
                  <c:v>13875</c:v>
                </c:pt>
                <c:pt idx="255">
                  <c:v>14000</c:v>
                </c:pt>
                <c:pt idx="256">
                  <c:v>14000</c:v>
                </c:pt>
                <c:pt idx="257">
                  <c:v>14075</c:v>
                </c:pt>
                <c:pt idx="258">
                  <c:v>14300</c:v>
                </c:pt>
                <c:pt idx="259">
                  <c:v>14675</c:v>
                </c:pt>
                <c:pt idx="260">
                  <c:v>15100</c:v>
                </c:pt>
                <c:pt idx="261">
                  <c:v>15350</c:v>
                </c:pt>
                <c:pt idx="262">
                  <c:v>15125</c:v>
                </c:pt>
                <c:pt idx="263">
                  <c:v>14525</c:v>
                </c:pt>
                <c:pt idx="264">
                  <c:v>13375</c:v>
                </c:pt>
                <c:pt idx="265">
                  <c:v>12175</c:v>
                </c:pt>
                <c:pt idx="266">
                  <c:v>11050</c:v>
                </c:pt>
                <c:pt idx="267">
                  <c:v>10300</c:v>
                </c:pt>
                <c:pt idx="268">
                  <c:v>9800</c:v>
                </c:pt>
                <c:pt idx="269">
                  <c:v>9447.5</c:v>
                </c:pt>
                <c:pt idx="270">
                  <c:v>9230</c:v>
                </c:pt>
                <c:pt idx="271">
                  <c:v>9380</c:v>
                </c:pt>
                <c:pt idx="272">
                  <c:v>10075</c:v>
                </c:pt>
                <c:pt idx="273">
                  <c:v>11225</c:v>
                </c:pt>
                <c:pt idx="274">
                  <c:v>12025</c:v>
                </c:pt>
                <c:pt idx="275">
                  <c:v>12425</c:v>
                </c:pt>
                <c:pt idx="276">
                  <c:v>12900</c:v>
                </c:pt>
                <c:pt idx="277">
                  <c:v>13050</c:v>
                </c:pt>
                <c:pt idx="278">
                  <c:v>13150</c:v>
                </c:pt>
                <c:pt idx="279">
                  <c:v>13375</c:v>
                </c:pt>
                <c:pt idx="280">
                  <c:v>13475</c:v>
                </c:pt>
                <c:pt idx="281">
                  <c:v>13650</c:v>
                </c:pt>
                <c:pt idx="282">
                  <c:v>14100</c:v>
                </c:pt>
                <c:pt idx="283">
                  <c:v>14600</c:v>
                </c:pt>
                <c:pt idx="284">
                  <c:v>15025</c:v>
                </c:pt>
                <c:pt idx="285">
                  <c:v>15350</c:v>
                </c:pt>
                <c:pt idx="286">
                  <c:v>15325</c:v>
                </c:pt>
                <c:pt idx="287">
                  <c:v>15025</c:v>
                </c:pt>
                <c:pt idx="288">
                  <c:v>14300</c:v>
                </c:pt>
                <c:pt idx="289">
                  <c:v>13150</c:v>
                </c:pt>
                <c:pt idx="290">
                  <c:v>12050</c:v>
                </c:pt>
                <c:pt idx="291">
                  <c:v>11000</c:v>
                </c:pt>
                <c:pt idx="292">
                  <c:v>10225</c:v>
                </c:pt>
                <c:pt idx="293">
                  <c:v>9700</c:v>
                </c:pt>
                <c:pt idx="294">
                  <c:v>9400</c:v>
                </c:pt>
                <c:pt idx="295">
                  <c:v>9555</c:v>
                </c:pt>
                <c:pt idx="296">
                  <c:v>10610</c:v>
                </c:pt>
                <c:pt idx="297">
                  <c:v>12150</c:v>
                </c:pt>
                <c:pt idx="298">
                  <c:v>13325</c:v>
                </c:pt>
                <c:pt idx="299">
                  <c:v>14025</c:v>
                </c:pt>
                <c:pt idx="300">
                  <c:v>14050</c:v>
                </c:pt>
                <c:pt idx="301">
                  <c:v>13725</c:v>
                </c:pt>
                <c:pt idx="302">
                  <c:v>13425</c:v>
                </c:pt>
                <c:pt idx="303">
                  <c:v>13025</c:v>
                </c:pt>
                <c:pt idx="304">
                  <c:v>12600</c:v>
                </c:pt>
                <c:pt idx="305">
                  <c:v>12250</c:v>
                </c:pt>
                <c:pt idx="306">
                  <c:v>12500</c:v>
                </c:pt>
                <c:pt idx="307">
                  <c:v>13325</c:v>
                </c:pt>
                <c:pt idx="308">
                  <c:v>14275</c:v>
                </c:pt>
                <c:pt idx="309">
                  <c:v>14900</c:v>
                </c:pt>
                <c:pt idx="310">
                  <c:v>15225</c:v>
                </c:pt>
                <c:pt idx="311">
                  <c:v>15200</c:v>
                </c:pt>
                <c:pt idx="312">
                  <c:v>14450</c:v>
                </c:pt>
                <c:pt idx="313">
                  <c:v>13350</c:v>
                </c:pt>
                <c:pt idx="314">
                  <c:v>12150</c:v>
                </c:pt>
                <c:pt idx="315">
                  <c:v>11075</c:v>
                </c:pt>
                <c:pt idx="316">
                  <c:v>10325</c:v>
                </c:pt>
                <c:pt idx="317">
                  <c:v>9920</c:v>
                </c:pt>
                <c:pt idx="318">
                  <c:v>9690</c:v>
                </c:pt>
                <c:pt idx="319">
                  <c:v>9810</c:v>
                </c:pt>
                <c:pt idx="320">
                  <c:v>10550</c:v>
                </c:pt>
                <c:pt idx="321">
                  <c:v>11650</c:v>
                </c:pt>
                <c:pt idx="322">
                  <c:v>12575</c:v>
                </c:pt>
                <c:pt idx="323">
                  <c:v>12875</c:v>
                </c:pt>
                <c:pt idx="324">
                  <c:v>12725</c:v>
                </c:pt>
                <c:pt idx="325">
                  <c:v>12400</c:v>
                </c:pt>
                <c:pt idx="326">
                  <c:v>12175</c:v>
                </c:pt>
                <c:pt idx="327">
                  <c:v>12050</c:v>
                </c:pt>
                <c:pt idx="328">
                  <c:v>12025</c:v>
                </c:pt>
                <c:pt idx="329">
                  <c:v>12000</c:v>
                </c:pt>
                <c:pt idx="330">
                  <c:v>12250</c:v>
                </c:pt>
                <c:pt idx="331">
                  <c:v>12700</c:v>
                </c:pt>
                <c:pt idx="332">
                  <c:v>13250</c:v>
                </c:pt>
                <c:pt idx="333">
                  <c:v>13725</c:v>
                </c:pt>
                <c:pt idx="334">
                  <c:v>14125</c:v>
                </c:pt>
                <c:pt idx="335">
                  <c:v>14200</c:v>
                </c:pt>
                <c:pt idx="336">
                  <c:v>13575</c:v>
                </c:pt>
                <c:pt idx="337">
                  <c:v>12575</c:v>
                </c:pt>
                <c:pt idx="338">
                  <c:v>11500</c:v>
                </c:pt>
                <c:pt idx="339">
                  <c:v>10600</c:v>
                </c:pt>
                <c:pt idx="340">
                  <c:v>9970</c:v>
                </c:pt>
                <c:pt idx="341">
                  <c:v>9555</c:v>
                </c:pt>
                <c:pt idx="342">
                  <c:v>9430</c:v>
                </c:pt>
                <c:pt idx="343">
                  <c:v>9592.5</c:v>
                </c:pt>
                <c:pt idx="344">
                  <c:v>9700</c:v>
                </c:pt>
                <c:pt idx="345">
                  <c:v>9720</c:v>
                </c:pt>
                <c:pt idx="346">
                  <c:v>9790</c:v>
                </c:pt>
                <c:pt idx="347">
                  <c:v>9910</c:v>
                </c:pt>
                <c:pt idx="348">
                  <c:v>9970</c:v>
                </c:pt>
                <c:pt idx="349">
                  <c:v>9770</c:v>
                </c:pt>
                <c:pt idx="350">
                  <c:v>9525</c:v>
                </c:pt>
                <c:pt idx="351">
                  <c:v>9322.5</c:v>
                </c:pt>
                <c:pt idx="352">
                  <c:v>9210</c:v>
                </c:pt>
                <c:pt idx="353">
                  <c:v>9267.5</c:v>
                </c:pt>
                <c:pt idx="354">
                  <c:v>9612.5</c:v>
                </c:pt>
                <c:pt idx="355">
                  <c:v>10310</c:v>
                </c:pt>
                <c:pt idx="356">
                  <c:v>11225</c:v>
                </c:pt>
                <c:pt idx="357">
                  <c:v>11825</c:v>
                </c:pt>
                <c:pt idx="358">
                  <c:v>12175</c:v>
                </c:pt>
                <c:pt idx="359">
                  <c:v>12300</c:v>
                </c:pt>
                <c:pt idx="360">
                  <c:v>11850</c:v>
                </c:pt>
                <c:pt idx="361">
                  <c:v>11175</c:v>
                </c:pt>
                <c:pt idx="362">
                  <c:v>10425</c:v>
                </c:pt>
                <c:pt idx="363">
                  <c:v>9900</c:v>
                </c:pt>
                <c:pt idx="364">
                  <c:v>9505</c:v>
                </c:pt>
                <c:pt idx="365">
                  <c:v>9267.5</c:v>
                </c:pt>
                <c:pt idx="366">
                  <c:v>9160</c:v>
                </c:pt>
                <c:pt idx="367">
                  <c:v>9400</c:v>
                </c:pt>
                <c:pt idx="368">
                  <c:v>10395</c:v>
                </c:pt>
                <c:pt idx="369">
                  <c:v>12000</c:v>
                </c:pt>
                <c:pt idx="370">
                  <c:v>13050</c:v>
                </c:pt>
                <c:pt idx="371">
                  <c:v>13575</c:v>
                </c:pt>
                <c:pt idx="372">
                  <c:v>13725</c:v>
                </c:pt>
                <c:pt idx="373">
                  <c:v>13700</c:v>
                </c:pt>
                <c:pt idx="374">
                  <c:v>13750</c:v>
                </c:pt>
                <c:pt idx="375">
                  <c:v>13675</c:v>
                </c:pt>
                <c:pt idx="376">
                  <c:v>13775</c:v>
                </c:pt>
                <c:pt idx="377">
                  <c:v>14050</c:v>
                </c:pt>
                <c:pt idx="378">
                  <c:v>14425</c:v>
                </c:pt>
                <c:pt idx="379">
                  <c:v>14850</c:v>
                </c:pt>
                <c:pt idx="380">
                  <c:v>15225</c:v>
                </c:pt>
                <c:pt idx="381">
                  <c:v>15525</c:v>
                </c:pt>
                <c:pt idx="382">
                  <c:v>15700</c:v>
                </c:pt>
                <c:pt idx="383">
                  <c:v>15350</c:v>
                </c:pt>
                <c:pt idx="384">
                  <c:v>14525</c:v>
                </c:pt>
                <c:pt idx="385">
                  <c:v>13425</c:v>
                </c:pt>
                <c:pt idx="386">
                  <c:v>12100</c:v>
                </c:pt>
                <c:pt idx="387">
                  <c:v>11200</c:v>
                </c:pt>
                <c:pt idx="388">
                  <c:v>10625</c:v>
                </c:pt>
                <c:pt idx="389">
                  <c:v>10225</c:v>
                </c:pt>
                <c:pt idx="390">
                  <c:v>9870</c:v>
                </c:pt>
                <c:pt idx="391">
                  <c:v>10025</c:v>
                </c:pt>
                <c:pt idx="392">
                  <c:v>11000</c:v>
                </c:pt>
                <c:pt idx="393">
                  <c:v>12250</c:v>
                </c:pt>
                <c:pt idx="394">
                  <c:v>13300</c:v>
                </c:pt>
                <c:pt idx="395">
                  <c:v>13450</c:v>
                </c:pt>
                <c:pt idx="396">
                  <c:v>12775</c:v>
                </c:pt>
                <c:pt idx="397">
                  <c:v>11800</c:v>
                </c:pt>
                <c:pt idx="398">
                  <c:v>11000</c:v>
                </c:pt>
                <c:pt idx="399">
                  <c:v>10775</c:v>
                </c:pt>
                <c:pt idx="400">
                  <c:v>11000</c:v>
                </c:pt>
                <c:pt idx="401">
                  <c:v>11375</c:v>
                </c:pt>
                <c:pt idx="402">
                  <c:v>11825</c:v>
                </c:pt>
                <c:pt idx="403">
                  <c:v>12225</c:v>
                </c:pt>
                <c:pt idx="404">
                  <c:v>12900</c:v>
                </c:pt>
                <c:pt idx="405">
                  <c:v>13775</c:v>
                </c:pt>
                <c:pt idx="406">
                  <c:v>14450</c:v>
                </c:pt>
                <c:pt idx="407">
                  <c:v>14525</c:v>
                </c:pt>
                <c:pt idx="408">
                  <c:v>13900</c:v>
                </c:pt>
                <c:pt idx="409">
                  <c:v>12975</c:v>
                </c:pt>
                <c:pt idx="410">
                  <c:v>12075</c:v>
                </c:pt>
                <c:pt idx="411">
                  <c:v>11200</c:v>
                </c:pt>
                <c:pt idx="412">
                  <c:v>10450</c:v>
                </c:pt>
                <c:pt idx="413">
                  <c:v>9995</c:v>
                </c:pt>
                <c:pt idx="414">
                  <c:v>9820</c:v>
                </c:pt>
                <c:pt idx="415">
                  <c:v>9990</c:v>
                </c:pt>
                <c:pt idx="416">
                  <c:v>11075</c:v>
                </c:pt>
                <c:pt idx="417">
                  <c:v>12450</c:v>
                </c:pt>
                <c:pt idx="418">
                  <c:v>13500</c:v>
                </c:pt>
                <c:pt idx="419">
                  <c:v>14150</c:v>
                </c:pt>
                <c:pt idx="420">
                  <c:v>14200</c:v>
                </c:pt>
                <c:pt idx="421">
                  <c:v>14125</c:v>
                </c:pt>
                <c:pt idx="422">
                  <c:v>14125</c:v>
                </c:pt>
                <c:pt idx="423">
                  <c:v>14150</c:v>
                </c:pt>
                <c:pt idx="424">
                  <c:v>14200</c:v>
                </c:pt>
                <c:pt idx="425">
                  <c:v>14250</c:v>
                </c:pt>
                <c:pt idx="426">
                  <c:v>14550</c:v>
                </c:pt>
                <c:pt idx="427">
                  <c:v>15000</c:v>
                </c:pt>
                <c:pt idx="428">
                  <c:v>15425</c:v>
                </c:pt>
                <c:pt idx="429">
                  <c:v>15450</c:v>
                </c:pt>
                <c:pt idx="430">
                  <c:v>15325</c:v>
                </c:pt>
                <c:pt idx="431">
                  <c:v>15175</c:v>
                </c:pt>
                <c:pt idx="432">
                  <c:v>14500</c:v>
                </c:pt>
                <c:pt idx="433">
                  <c:v>13400</c:v>
                </c:pt>
                <c:pt idx="434">
                  <c:v>12350</c:v>
                </c:pt>
                <c:pt idx="435">
                  <c:v>11375</c:v>
                </c:pt>
                <c:pt idx="436">
                  <c:v>10600</c:v>
                </c:pt>
                <c:pt idx="437">
                  <c:v>10110</c:v>
                </c:pt>
                <c:pt idx="438">
                  <c:v>9770</c:v>
                </c:pt>
                <c:pt idx="439">
                  <c:v>9970</c:v>
                </c:pt>
                <c:pt idx="440">
                  <c:v>11075</c:v>
                </c:pt>
                <c:pt idx="441">
                  <c:v>12450</c:v>
                </c:pt>
                <c:pt idx="442">
                  <c:v>13450</c:v>
                </c:pt>
                <c:pt idx="443">
                  <c:v>13925</c:v>
                </c:pt>
                <c:pt idx="444">
                  <c:v>13975</c:v>
                </c:pt>
                <c:pt idx="445">
                  <c:v>13800</c:v>
                </c:pt>
                <c:pt idx="446">
                  <c:v>13425</c:v>
                </c:pt>
                <c:pt idx="447">
                  <c:v>13050</c:v>
                </c:pt>
                <c:pt idx="448">
                  <c:v>12800</c:v>
                </c:pt>
                <c:pt idx="449">
                  <c:v>12700</c:v>
                </c:pt>
                <c:pt idx="450">
                  <c:v>13000</c:v>
                </c:pt>
                <c:pt idx="451">
                  <c:v>13750</c:v>
                </c:pt>
                <c:pt idx="452">
                  <c:v>14500</c:v>
                </c:pt>
                <c:pt idx="453">
                  <c:v>15050</c:v>
                </c:pt>
                <c:pt idx="454">
                  <c:v>15350</c:v>
                </c:pt>
                <c:pt idx="455">
                  <c:v>15150</c:v>
                </c:pt>
                <c:pt idx="456">
                  <c:v>14600</c:v>
                </c:pt>
                <c:pt idx="457">
                  <c:v>13650</c:v>
                </c:pt>
                <c:pt idx="458">
                  <c:v>12425</c:v>
                </c:pt>
                <c:pt idx="459">
                  <c:v>11275</c:v>
                </c:pt>
                <c:pt idx="460">
                  <c:v>10400</c:v>
                </c:pt>
                <c:pt idx="461">
                  <c:v>10025</c:v>
                </c:pt>
                <c:pt idx="462">
                  <c:v>10275</c:v>
                </c:pt>
                <c:pt idx="463">
                  <c:v>10975</c:v>
                </c:pt>
                <c:pt idx="464">
                  <c:v>12250</c:v>
                </c:pt>
                <c:pt idx="465">
                  <c:v>13625</c:v>
                </c:pt>
                <c:pt idx="466">
                  <c:v>14525</c:v>
                </c:pt>
                <c:pt idx="467">
                  <c:v>15025</c:v>
                </c:pt>
                <c:pt idx="468">
                  <c:v>15000</c:v>
                </c:pt>
                <c:pt idx="469">
                  <c:v>14725</c:v>
                </c:pt>
                <c:pt idx="470">
                  <c:v>14350</c:v>
                </c:pt>
                <c:pt idx="471">
                  <c:v>14200</c:v>
                </c:pt>
                <c:pt idx="472">
                  <c:v>14075</c:v>
                </c:pt>
                <c:pt idx="473">
                  <c:v>14050</c:v>
                </c:pt>
                <c:pt idx="474">
                  <c:v>14350</c:v>
                </c:pt>
                <c:pt idx="475">
                  <c:v>14800</c:v>
                </c:pt>
                <c:pt idx="476">
                  <c:v>15200</c:v>
                </c:pt>
                <c:pt idx="477">
                  <c:v>15450</c:v>
                </c:pt>
                <c:pt idx="478">
                  <c:v>15500</c:v>
                </c:pt>
                <c:pt idx="479">
                  <c:v>15275</c:v>
                </c:pt>
                <c:pt idx="480">
                  <c:v>14525</c:v>
                </c:pt>
                <c:pt idx="481">
                  <c:v>13400</c:v>
                </c:pt>
                <c:pt idx="482">
                  <c:v>12150</c:v>
                </c:pt>
                <c:pt idx="483">
                  <c:v>11125</c:v>
                </c:pt>
                <c:pt idx="484">
                  <c:v>10400</c:v>
                </c:pt>
                <c:pt idx="485">
                  <c:v>9955</c:v>
                </c:pt>
                <c:pt idx="486">
                  <c:v>9730</c:v>
                </c:pt>
                <c:pt idx="487">
                  <c:v>9865</c:v>
                </c:pt>
                <c:pt idx="488">
                  <c:v>10600</c:v>
                </c:pt>
                <c:pt idx="489">
                  <c:v>11725</c:v>
                </c:pt>
                <c:pt idx="490">
                  <c:v>12575</c:v>
                </c:pt>
                <c:pt idx="491">
                  <c:v>12900</c:v>
                </c:pt>
                <c:pt idx="492">
                  <c:v>12775</c:v>
                </c:pt>
                <c:pt idx="493">
                  <c:v>12500</c:v>
                </c:pt>
                <c:pt idx="494">
                  <c:v>12300</c:v>
                </c:pt>
                <c:pt idx="495">
                  <c:v>12275</c:v>
                </c:pt>
                <c:pt idx="496">
                  <c:v>12225</c:v>
                </c:pt>
                <c:pt idx="497">
                  <c:v>12250</c:v>
                </c:pt>
                <c:pt idx="498">
                  <c:v>12525</c:v>
                </c:pt>
                <c:pt idx="499">
                  <c:v>13050</c:v>
                </c:pt>
                <c:pt idx="500">
                  <c:v>13600</c:v>
                </c:pt>
                <c:pt idx="501">
                  <c:v>14075</c:v>
                </c:pt>
                <c:pt idx="502">
                  <c:v>14100</c:v>
                </c:pt>
                <c:pt idx="503">
                  <c:v>13825</c:v>
                </c:pt>
                <c:pt idx="504">
                  <c:v>13575</c:v>
                </c:pt>
                <c:pt idx="505">
                  <c:v>13175</c:v>
                </c:pt>
                <c:pt idx="506">
                  <c:v>12425</c:v>
                </c:pt>
                <c:pt idx="507">
                  <c:v>11675</c:v>
                </c:pt>
                <c:pt idx="508">
                  <c:v>11225</c:v>
                </c:pt>
                <c:pt idx="509">
                  <c:v>11000</c:v>
                </c:pt>
                <c:pt idx="510">
                  <c:v>10975</c:v>
                </c:pt>
                <c:pt idx="511">
                  <c:v>11000</c:v>
                </c:pt>
                <c:pt idx="512">
                  <c:v>10925</c:v>
                </c:pt>
                <c:pt idx="513">
                  <c:v>10575</c:v>
                </c:pt>
                <c:pt idx="514">
                  <c:v>10225</c:v>
                </c:pt>
                <c:pt idx="515">
                  <c:v>9905</c:v>
                </c:pt>
                <c:pt idx="516">
                  <c:v>9690</c:v>
                </c:pt>
                <c:pt idx="517">
                  <c:v>9552.5</c:v>
                </c:pt>
                <c:pt idx="518">
                  <c:v>9510</c:v>
                </c:pt>
                <c:pt idx="519">
                  <c:v>9650</c:v>
                </c:pt>
                <c:pt idx="520">
                  <c:v>9950</c:v>
                </c:pt>
                <c:pt idx="521">
                  <c:v>10225</c:v>
                </c:pt>
                <c:pt idx="522">
                  <c:v>10525</c:v>
                </c:pt>
                <c:pt idx="523">
                  <c:v>11175</c:v>
                </c:pt>
                <c:pt idx="524">
                  <c:v>12350</c:v>
                </c:pt>
                <c:pt idx="525">
                  <c:v>13400</c:v>
                </c:pt>
                <c:pt idx="526">
                  <c:v>13900</c:v>
                </c:pt>
                <c:pt idx="527">
                  <c:v>13750</c:v>
                </c:pt>
                <c:pt idx="528">
                  <c:v>13025</c:v>
                </c:pt>
                <c:pt idx="529">
                  <c:v>12125</c:v>
                </c:pt>
                <c:pt idx="530">
                  <c:v>11225</c:v>
                </c:pt>
                <c:pt idx="531">
                  <c:v>10425</c:v>
                </c:pt>
                <c:pt idx="532">
                  <c:v>9880</c:v>
                </c:pt>
                <c:pt idx="533">
                  <c:v>9515</c:v>
                </c:pt>
                <c:pt idx="534">
                  <c:v>9457.5</c:v>
                </c:pt>
                <c:pt idx="535">
                  <c:v>9840</c:v>
                </c:pt>
                <c:pt idx="536">
                  <c:v>10975</c:v>
                </c:pt>
                <c:pt idx="537">
                  <c:v>12425</c:v>
                </c:pt>
                <c:pt idx="538">
                  <c:v>13350</c:v>
                </c:pt>
                <c:pt idx="539">
                  <c:v>13700</c:v>
                </c:pt>
                <c:pt idx="540">
                  <c:v>13425</c:v>
                </c:pt>
                <c:pt idx="541">
                  <c:v>13200</c:v>
                </c:pt>
                <c:pt idx="542">
                  <c:v>13325</c:v>
                </c:pt>
                <c:pt idx="543">
                  <c:v>13625</c:v>
                </c:pt>
                <c:pt idx="544">
                  <c:v>13925</c:v>
                </c:pt>
                <c:pt idx="545">
                  <c:v>14350</c:v>
                </c:pt>
                <c:pt idx="546">
                  <c:v>14925</c:v>
                </c:pt>
                <c:pt idx="547">
                  <c:v>15225</c:v>
                </c:pt>
                <c:pt idx="548">
                  <c:v>15450</c:v>
                </c:pt>
                <c:pt idx="549">
                  <c:v>15675</c:v>
                </c:pt>
                <c:pt idx="550">
                  <c:v>15625</c:v>
                </c:pt>
                <c:pt idx="551">
                  <c:v>15375</c:v>
                </c:pt>
                <c:pt idx="552">
                  <c:v>14575</c:v>
                </c:pt>
                <c:pt idx="553">
                  <c:v>13475</c:v>
                </c:pt>
                <c:pt idx="554">
                  <c:v>12175</c:v>
                </c:pt>
                <c:pt idx="555">
                  <c:v>11075</c:v>
                </c:pt>
                <c:pt idx="556">
                  <c:v>10225</c:v>
                </c:pt>
                <c:pt idx="557">
                  <c:v>9690</c:v>
                </c:pt>
                <c:pt idx="558">
                  <c:v>9470</c:v>
                </c:pt>
                <c:pt idx="559">
                  <c:v>9755</c:v>
                </c:pt>
                <c:pt idx="560">
                  <c:v>10950</c:v>
                </c:pt>
                <c:pt idx="561">
                  <c:v>12375</c:v>
                </c:pt>
                <c:pt idx="562">
                  <c:v>13375</c:v>
                </c:pt>
                <c:pt idx="563">
                  <c:v>13925</c:v>
                </c:pt>
                <c:pt idx="564">
                  <c:v>13875</c:v>
                </c:pt>
                <c:pt idx="565">
                  <c:v>13550</c:v>
                </c:pt>
                <c:pt idx="566">
                  <c:v>13125</c:v>
                </c:pt>
                <c:pt idx="567">
                  <c:v>12975</c:v>
                </c:pt>
                <c:pt idx="568">
                  <c:v>13025</c:v>
                </c:pt>
                <c:pt idx="569">
                  <c:v>13425</c:v>
                </c:pt>
                <c:pt idx="570">
                  <c:v>14125</c:v>
                </c:pt>
                <c:pt idx="571">
                  <c:v>14800</c:v>
                </c:pt>
                <c:pt idx="572">
                  <c:v>15350</c:v>
                </c:pt>
                <c:pt idx="573">
                  <c:v>15575</c:v>
                </c:pt>
                <c:pt idx="574">
                  <c:v>15600</c:v>
                </c:pt>
                <c:pt idx="575">
                  <c:v>15250</c:v>
                </c:pt>
                <c:pt idx="576">
                  <c:v>14275</c:v>
                </c:pt>
                <c:pt idx="577">
                  <c:v>13050</c:v>
                </c:pt>
                <c:pt idx="578">
                  <c:v>11825</c:v>
                </c:pt>
                <c:pt idx="579">
                  <c:v>10825</c:v>
                </c:pt>
                <c:pt idx="580">
                  <c:v>10087.5</c:v>
                </c:pt>
                <c:pt idx="581">
                  <c:v>9617.5</c:v>
                </c:pt>
                <c:pt idx="582">
                  <c:v>9415</c:v>
                </c:pt>
                <c:pt idx="583">
                  <c:v>9655</c:v>
                </c:pt>
                <c:pt idx="584">
                  <c:v>10750</c:v>
                </c:pt>
                <c:pt idx="585">
                  <c:v>12175</c:v>
                </c:pt>
                <c:pt idx="586">
                  <c:v>13225</c:v>
                </c:pt>
                <c:pt idx="587">
                  <c:v>13825</c:v>
                </c:pt>
                <c:pt idx="588">
                  <c:v>13950</c:v>
                </c:pt>
                <c:pt idx="589">
                  <c:v>14050</c:v>
                </c:pt>
                <c:pt idx="590">
                  <c:v>14200</c:v>
                </c:pt>
                <c:pt idx="591">
                  <c:v>14325</c:v>
                </c:pt>
                <c:pt idx="592">
                  <c:v>14325</c:v>
                </c:pt>
                <c:pt idx="593">
                  <c:v>14350</c:v>
                </c:pt>
                <c:pt idx="594">
                  <c:v>14500</c:v>
                </c:pt>
                <c:pt idx="595">
                  <c:v>14775</c:v>
                </c:pt>
                <c:pt idx="596">
                  <c:v>15125</c:v>
                </c:pt>
                <c:pt idx="597">
                  <c:v>15450</c:v>
                </c:pt>
                <c:pt idx="598">
                  <c:v>15500</c:v>
                </c:pt>
                <c:pt idx="599">
                  <c:v>15225</c:v>
                </c:pt>
                <c:pt idx="600">
                  <c:v>14475</c:v>
                </c:pt>
                <c:pt idx="601">
                  <c:v>13325</c:v>
                </c:pt>
                <c:pt idx="602">
                  <c:v>12150</c:v>
                </c:pt>
                <c:pt idx="603">
                  <c:v>11025</c:v>
                </c:pt>
                <c:pt idx="604">
                  <c:v>10225</c:v>
                </c:pt>
                <c:pt idx="605">
                  <c:v>9710</c:v>
                </c:pt>
                <c:pt idx="606">
                  <c:v>9470</c:v>
                </c:pt>
                <c:pt idx="607">
                  <c:v>9687.5</c:v>
                </c:pt>
                <c:pt idx="608">
                  <c:v>10725</c:v>
                </c:pt>
                <c:pt idx="609">
                  <c:v>12200</c:v>
                </c:pt>
                <c:pt idx="610">
                  <c:v>13200</c:v>
                </c:pt>
                <c:pt idx="611">
                  <c:v>13775</c:v>
                </c:pt>
                <c:pt idx="612">
                  <c:v>13975</c:v>
                </c:pt>
                <c:pt idx="613">
                  <c:v>13950</c:v>
                </c:pt>
                <c:pt idx="614">
                  <c:v>13825</c:v>
                </c:pt>
                <c:pt idx="615">
                  <c:v>13850</c:v>
                </c:pt>
                <c:pt idx="616">
                  <c:v>13800</c:v>
                </c:pt>
                <c:pt idx="617">
                  <c:v>13775</c:v>
                </c:pt>
                <c:pt idx="618">
                  <c:v>14125</c:v>
                </c:pt>
                <c:pt idx="619">
                  <c:v>14625</c:v>
                </c:pt>
                <c:pt idx="620">
                  <c:v>15150</c:v>
                </c:pt>
                <c:pt idx="621">
                  <c:v>15350</c:v>
                </c:pt>
                <c:pt idx="622">
                  <c:v>15550</c:v>
                </c:pt>
                <c:pt idx="623">
                  <c:v>15325</c:v>
                </c:pt>
                <c:pt idx="624">
                  <c:v>14600</c:v>
                </c:pt>
                <c:pt idx="625">
                  <c:v>13375</c:v>
                </c:pt>
                <c:pt idx="626">
                  <c:v>12125</c:v>
                </c:pt>
                <c:pt idx="627">
                  <c:v>11000</c:v>
                </c:pt>
                <c:pt idx="628">
                  <c:v>10275</c:v>
                </c:pt>
                <c:pt idx="629">
                  <c:v>9752.5</c:v>
                </c:pt>
                <c:pt idx="630">
                  <c:v>9402.5</c:v>
                </c:pt>
                <c:pt idx="631">
                  <c:v>9280</c:v>
                </c:pt>
                <c:pt idx="632">
                  <c:v>9892.5</c:v>
                </c:pt>
                <c:pt idx="633">
                  <c:v>11600</c:v>
                </c:pt>
                <c:pt idx="634">
                  <c:v>12850</c:v>
                </c:pt>
                <c:pt idx="635">
                  <c:v>13600</c:v>
                </c:pt>
                <c:pt idx="636">
                  <c:v>13850</c:v>
                </c:pt>
                <c:pt idx="637">
                  <c:v>13800</c:v>
                </c:pt>
                <c:pt idx="638">
                  <c:v>13725</c:v>
                </c:pt>
                <c:pt idx="639">
                  <c:v>13800</c:v>
                </c:pt>
                <c:pt idx="640">
                  <c:v>13750</c:v>
                </c:pt>
                <c:pt idx="641">
                  <c:v>13775</c:v>
                </c:pt>
                <c:pt idx="642">
                  <c:v>14100</c:v>
                </c:pt>
                <c:pt idx="643">
                  <c:v>14550</c:v>
                </c:pt>
                <c:pt idx="644">
                  <c:v>15025</c:v>
                </c:pt>
                <c:pt idx="645">
                  <c:v>15325</c:v>
                </c:pt>
                <c:pt idx="646">
                  <c:v>15425</c:v>
                </c:pt>
                <c:pt idx="647">
                  <c:v>15250</c:v>
                </c:pt>
                <c:pt idx="648">
                  <c:v>14725</c:v>
                </c:pt>
                <c:pt idx="649">
                  <c:v>13750</c:v>
                </c:pt>
                <c:pt idx="650">
                  <c:v>12575</c:v>
                </c:pt>
                <c:pt idx="651">
                  <c:v>11525</c:v>
                </c:pt>
                <c:pt idx="652">
                  <c:v>10750</c:v>
                </c:pt>
                <c:pt idx="653">
                  <c:v>10325</c:v>
                </c:pt>
                <c:pt idx="654">
                  <c:v>10072.5</c:v>
                </c:pt>
                <c:pt idx="655">
                  <c:v>9950</c:v>
                </c:pt>
                <c:pt idx="656">
                  <c:v>10072.5</c:v>
                </c:pt>
                <c:pt idx="657">
                  <c:v>10700</c:v>
                </c:pt>
                <c:pt idx="658">
                  <c:v>11375</c:v>
                </c:pt>
                <c:pt idx="659">
                  <c:v>11750</c:v>
                </c:pt>
                <c:pt idx="660">
                  <c:v>11925</c:v>
                </c:pt>
                <c:pt idx="661">
                  <c:v>11875</c:v>
                </c:pt>
                <c:pt idx="662">
                  <c:v>11975</c:v>
                </c:pt>
                <c:pt idx="663">
                  <c:v>12075</c:v>
                </c:pt>
                <c:pt idx="664">
                  <c:v>12075</c:v>
                </c:pt>
                <c:pt idx="665">
                  <c:v>12100</c:v>
                </c:pt>
                <c:pt idx="666">
                  <c:v>12500</c:v>
                </c:pt>
                <c:pt idx="667">
                  <c:v>12950</c:v>
                </c:pt>
                <c:pt idx="668">
                  <c:v>13450</c:v>
                </c:pt>
                <c:pt idx="669">
                  <c:v>13950</c:v>
                </c:pt>
                <c:pt idx="670">
                  <c:v>14225</c:v>
                </c:pt>
                <c:pt idx="671">
                  <c:v>14175</c:v>
                </c:pt>
                <c:pt idx="672">
                  <c:v>13550</c:v>
                </c:pt>
                <c:pt idx="673">
                  <c:v>12500</c:v>
                </c:pt>
                <c:pt idx="674">
                  <c:v>11425</c:v>
                </c:pt>
                <c:pt idx="675">
                  <c:v>10525</c:v>
                </c:pt>
                <c:pt idx="676">
                  <c:v>9937.5</c:v>
                </c:pt>
                <c:pt idx="677">
                  <c:v>9517.5</c:v>
                </c:pt>
                <c:pt idx="678">
                  <c:v>9267.5</c:v>
                </c:pt>
                <c:pt idx="679">
                  <c:v>9105</c:v>
                </c:pt>
                <c:pt idx="680">
                  <c:v>9020</c:v>
                </c:pt>
                <c:pt idx="681">
                  <c:v>9180</c:v>
                </c:pt>
                <c:pt idx="682">
                  <c:v>9545</c:v>
                </c:pt>
                <c:pt idx="683">
                  <c:v>9750</c:v>
                </c:pt>
                <c:pt idx="684">
                  <c:v>9730</c:v>
                </c:pt>
                <c:pt idx="685">
                  <c:v>9562.5</c:v>
                </c:pt>
                <c:pt idx="686">
                  <c:v>9360</c:v>
                </c:pt>
                <c:pt idx="687">
                  <c:v>9230</c:v>
                </c:pt>
                <c:pt idx="688">
                  <c:v>9210</c:v>
                </c:pt>
                <c:pt idx="689">
                  <c:v>9332.5</c:v>
                </c:pt>
                <c:pt idx="690">
                  <c:v>9707.5</c:v>
                </c:pt>
                <c:pt idx="691">
                  <c:v>10325</c:v>
                </c:pt>
                <c:pt idx="692">
                  <c:v>10800</c:v>
                </c:pt>
                <c:pt idx="693">
                  <c:v>11525</c:v>
                </c:pt>
                <c:pt idx="694">
                  <c:v>12250</c:v>
                </c:pt>
                <c:pt idx="695">
                  <c:v>12550</c:v>
                </c:pt>
                <c:pt idx="696">
                  <c:v>12275</c:v>
                </c:pt>
                <c:pt idx="697">
                  <c:v>11675</c:v>
                </c:pt>
                <c:pt idx="698">
                  <c:v>10850</c:v>
                </c:pt>
                <c:pt idx="699">
                  <c:v>10185</c:v>
                </c:pt>
                <c:pt idx="700">
                  <c:v>9667.5</c:v>
                </c:pt>
                <c:pt idx="701">
                  <c:v>9367.5</c:v>
                </c:pt>
                <c:pt idx="702">
                  <c:v>9270</c:v>
                </c:pt>
                <c:pt idx="703">
                  <c:v>9567.5</c:v>
                </c:pt>
                <c:pt idx="704">
                  <c:v>10645</c:v>
                </c:pt>
                <c:pt idx="705">
                  <c:v>12100</c:v>
                </c:pt>
                <c:pt idx="706">
                  <c:v>13125</c:v>
                </c:pt>
                <c:pt idx="707">
                  <c:v>13775</c:v>
                </c:pt>
                <c:pt idx="708">
                  <c:v>13975</c:v>
                </c:pt>
                <c:pt idx="709">
                  <c:v>13875</c:v>
                </c:pt>
                <c:pt idx="710">
                  <c:v>13800</c:v>
                </c:pt>
                <c:pt idx="711">
                  <c:v>13775</c:v>
                </c:pt>
                <c:pt idx="712">
                  <c:v>13700</c:v>
                </c:pt>
                <c:pt idx="713">
                  <c:v>13775</c:v>
                </c:pt>
                <c:pt idx="714">
                  <c:v>14075</c:v>
                </c:pt>
                <c:pt idx="715">
                  <c:v>14625</c:v>
                </c:pt>
                <c:pt idx="716">
                  <c:v>15100</c:v>
                </c:pt>
                <c:pt idx="717">
                  <c:v>15375</c:v>
                </c:pt>
                <c:pt idx="718">
                  <c:v>15450</c:v>
                </c:pt>
                <c:pt idx="719">
                  <c:v>15300</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1-5DD1-480A-B985-97CEB6E47D54}"/>
            </c:ext>
          </c:extLst>
        </c:ser>
        <c:ser>
          <c:idx val="2"/>
          <c:order val="3"/>
          <c:tx>
            <c:strRef>
              <c:f>Flow!$E$1</c:f>
              <c:strCache>
                <c:ptCount val="1"/>
                <c:pt idx="0">
                  <c:v>Simulated (2 periods-4 to 9 &amp; 9 to 4) and H.P Index 0.133</c:v>
                </c:pt>
              </c:strCache>
              <c:extLst xmlns:c15="http://schemas.microsoft.com/office/drawing/2012/chart"/>
            </c:strRef>
          </c:tx>
          <c:spPr>
            <a:ln w="12700" cap="rnd">
              <a:solidFill>
                <a:srgbClr val="7030A0"/>
              </a:solidFill>
              <a:prstDash val="dash"/>
              <a:round/>
            </a:ln>
            <a:effectLst/>
          </c:spPr>
          <c:marker>
            <c:symbol val="none"/>
          </c:marker>
          <c:xVal>
            <c:numRef>
              <c:f>Flow!$D$2:$D$120</c:f>
              <c:numCache>
                <c:formatCode>m/d/yy\ h:mm;@</c:formatCode>
                <c:ptCount val="119"/>
                <c:pt idx="0">
                  <c:v>43191.166666666664</c:v>
                </c:pt>
                <c:pt idx="1">
                  <c:v>43191.375</c:v>
                </c:pt>
                <c:pt idx="2">
                  <c:v>43191.375</c:v>
                </c:pt>
                <c:pt idx="3">
                  <c:v>43192.166666666664</c:v>
                </c:pt>
                <c:pt idx="4">
                  <c:v>43192.166666666664</c:v>
                </c:pt>
                <c:pt idx="5">
                  <c:v>43192.375</c:v>
                </c:pt>
                <c:pt idx="6">
                  <c:v>43192.375</c:v>
                </c:pt>
                <c:pt idx="7">
                  <c:v>43193.166666666664</c:v>
                </c:pt>
                <c:pt idx="8">
                  <c:v>43193.166666666664</c:v>
                </c:pt>
                <c:pt idx="9">
                  <c:v>43193.375</c:v>
                </c:pt>
                <c:pt idx="10">
                  <c:v>43193.375</c:v>
                </c:pt>
                <c:pt idx="11">
                  <c:v>43194.166666666664</c:v>
                </c:pt>
                <c:pt idx="12">
                  <c:v>43194.166666666664</c:v>
                </c:pt>
                <c:pt idx="13">
                  <c:v>43194.375</c:v>
                </c:pt>
                <c:pt idx="14">
                  <c:v>43194.375</c:v>
                </c:pt>
                <c:pt idx="15">
                  <c:v>43195.166666666664</c:v>
                </c:pt>
                <c:pt idx="16">
                  <c:v>43195.166666666664</c:v>
                </c:pt>
                <c:pt idx="17">
                  <c:v>43195.375</c:v>
                </c:pt>
                <c:pt idx="18">
                  <c:v>43195.375</c:v>
                </c:pt>
                <c:pt idx="19">
                  <c:v>43196.166666666664</c:v>
                </c:pt>
                <c:pt idx="20">
                  <c:v>43196.166666666664</c:v>
                </c:pt>
                <c:pt idx="21">
                  <c:v>43196.375</c:v>
                </c:pt>
                <c:pt idx="22">
                  <c:v>43196.375</c:v>
                </c:pt>
                <c:pt idx="23">
                  <c:v>43197.166666666664</c:v>
                </c:pt>
                <c:pt idx="24">
                  <c:v>43197.166666666664</c:v>
                </c:pt>
                <c:pt idx="25">
                  <c:v>43197.375</c:v>
                </c:pt>
                <c:pt idx="26">
                  <c:v>43197.375</c:v>
                </c:pt>
                <c:pt idx="27">
                  <c:v>43198.166666666664</c:v>
                </c:pt>
                <c:pt idx="28">
                  <c:v>43198.166666666664</c:v>
                </c:pt>
                <c:pt idx="29">
                  <c:v>43198.375</c:v>
                </c:pt>
                <c:pt idx="30">
                  <c:v>43198.375</c:v>
                </c:pt>
                <c:pt idx="31">
                  <c:v>43199.166666666664</c:v>
                </c:pt>
                <c:pt idx="32">
                  <c:v>43199.166666666664</c:v>
                </c:pt>
                <c:pt idx="33">
                  <c:v>43199.375</c:v>
                </c:pt>
                <c:pt idx="34">
                  <c:v>43199.375</c:v>
                </c:pt>
                <c:pt idx="35">
                  <c:v>43200.166666666664</c:v>
                </c:pt>
                <c:pt idx="36">
                  <c:v>43200.166666666664</c:v>
                </c:pt>
                <c:pt idx="37">
                  <c:v>43200.375</c:v>
                </c:pt>
                <c:pt idx="38">
                  <c:v>43200.375</c:v>
                </c:pt>
                <c:pt idx="39">
                  <c:v>43201.166666666664</c:v>
                </c:pt>
                <c:pt idx="40">
                  <c:v>43201.166666666664</c:v>
                </c:pt>
                <c:pt idx="41">
                  <c:v>43201.375</c:v>
                </c:pt>
                <c:pt idx="42">
                  <c:v>43201.375</c:v>
                </c:pt>
                <c:pt idx="43">
                  <c:v>43202.166666666664</c:v>
                </c:pt>
                <c:pt idx="44">
                  <c:v>43202.166666666664</c:v>
                </c:pt>
                <c:pt idx="45">
                  <c:v>43202.375</c:v>
                </c:pt>
                <c:pt idx="46">
                  <c:v>43202.375</c:v>
                </c:pt>
                <c:pt idx="47">
                  <c:v>43203.166666666664</c:v>
                </c:pt>
                <c:pt idx="48">
                  <c:v>43203.166666666664</c:v>
                </c:pt>
                <c:pt idx="49">
                  <c:v>43203.375</c:v>
                </c:pt>
                <c:pt idx="50">
                  <c:v>43203.375</c:v>
                </c:pt>
                <c:pt idx="51">
                  <c:v>43204.166666666664</c:v>
                </c:pt>
                <c:pt idx="52">
                  <c:v>43204.166666666664</c:v>
                </c:pt>
                <c:pt idx="53">
                  <c:v>43204.375</c:v>
                </c:pt>
                <c:pt idx="54">
                  <c:v>43204.375</c:v>
                </c:pt>
                <c:pt idx="55">
                  <c:v>43205.166666666664</c:v>
                </c:pt>
                <c:pt idx="56">
                  <c:v>43205.166666666664</c:v>
                </c:pt>
                <c:pt idx="57">
                  <c:v>43205.375</c:v>
                </c:pt>
                <c:pt idx="58">
                  <c:v>43205.375</c:v>
                </c:pt>
                <c:pt idx="59">
                  <c:v>43206.166666666664</c:v>
                </c:pt>
                <c:pt idx="60">
                  <c:v>43206.166666666664</c:v>
                </c:pt>
                <c:pt idx="61">
                  <c:v>43206.375</c:v>
                </c:pt>
                <c:pt idx="62">
                  <c:v>43206.375</c:v>
                </c:pt>
                <c:pt idx="63">
                  <c:v>43207.166666666664</c:v>
                </c:pt>
                <c:pt idx="64">
                  <c:v>43207.166666666664</c:v>
                </c:pt>
                <c:pt idx="65">
                  <c:v>43207.375</c:v>
                </c:pt>
                <c:pt idx="66">
                  <c:v>43207.375</c:v>
                </c:pt>
                <c:pt idx="67">
                  <c:v>43208.166666666664</c:v>
                </c:pt>
                <c:pt idx="68">
                  <c:v>43208.166666666664</c:v>
                </c:pt>
                <c:pt idx="69">
                  <c:v>43208.375</c:v>
                </c:pt>
                <c:pt idx="70">
                  <c:v>43208.375</c:v>
                </c:pt>
                <c:pt idx="71">
                  <c:v>43209.166666666664</c:v>
                </c:pt>
                <c:pt idx="72">
                  <c:v>43209.166666666664</c:v>
                </c:pt>
                <c:pt idx="73">
                  <c:v>43209.375</c:v>
                </c:pt>
                <c:pt idx="74">
                  <c:v>43209.375</c:v>
                </c:pt>
                <c:pt idx="75">
                  <c:v>43210.166666666664</c:v>
                </c:pt>
                <c:pt idx="76">
                  <c:v>43210.166666666664</c:v>
                </c:pt>
                <c:pt idx="77">
                  <c:v>43210.375</c:v>
                </c:pt>
                <c:pt idx="78">
                  <c:v>43210.375</c:v>
                </c:pt>
                <c:pt idx="79">
                  <c:v>43211.166666666664</c:v>
                </c:pt>
                <c:pt idx="80">
                  <c:v>43211.166666666664</c:v>
                </c:pt>
                <c:pt idx="81">
                  <c:v>43211.375</c:v>
                </c:pt>
                <c:pt idx="82">
                  <c:v>43211.375</c:v>
                </c:pt>
                <c:pt idx="83">
                  <c:v>43212.166666666664</c:v>
                </c:pt>
                <c:pt idx="84">
                  <c:v>43212.166666666664</c:v>
                </c:pt>
                <c:pt idx="85">
                  <c:v>43212.375</c:v>
                </c:pt>
                <c:pt idx="86">
                  <c:v>43212.375</c:v>
                </c:pt>
                <c:pt idx="87">
                  <c:v>43213.166666666664</c:v>
                </c:pt>
                <c:pt idx="88">
                  <c:v>43213.166666666664</c:v>
                </c:pt>
                <c:pt idx="89">
                  <c:v>43213.375</c:v>
                </c:pt>
                <c:pt idx="90">
                  <c:v>43213.375</c:v>
                </c:pt>
                <c:pt idx="91">
                  <c:v>43214.166666666664</c:v>
                </c:pt>
                <c:pt idx="92">
                  <c:v>43214.166666666664</c:v>
                </c:pt>
                <c:pt idx="93">
                  <c:v>43214.375</c:v>
                </c:pt>
                <c:pt idx="94">
                  <c:v>43214.375</c:v>
                </c:pt>
                <c:pt idx="95">
                  <c:v>43215.166666666664</c:v>
                </c:pt>
                <c:pt idx="96">
                  <c:v>43215.166666666664</c:v>
                </c:pt>
                <c:pt idx="97">
                  <c:v>43215.375</c:v>
                </c:pt>
                <c:pt idx="98">
                  <c:v>43215.375</c:v>
                </c:pt>
                <c:pt idx="99">
                  <c:v>43216.166666666664</c:v>
                </c:pt>
                <c:pt idx="100">
                  <c:v>43216.166666666664</c:v>
                </c:pt>
                <c:pt idx="101">
                  <c:v>43216.375</c:v>
                </c:pt>
                <c:pt idx="102">
                  <c:v>43216.375</c:v>
                </c:pt>
                <c:pt idx="103">
                  <c:v>43217.166666666664</c:v>
                </c:pt>
                <c:pt idx="104">
                  <c:v>43217.166666666664</c:v>
                </c:pt>
                <c:pt idx="105">
                  <c:v>43217.375</c:v>
                </c:pt>
                <c:pt idx="106">
                  <c:v>43217.375</c:v>
                </c:pt>
                <c:pt idx="107">
                  <c:v>43218.166666666664</c:v>
                </c:pt>
                <c:pt idx="108">
                  <c:v>43218.166666666664</c:v>
                </c:pt>
                <c:pt idx="109">
                  <c:v>43218.375</c:v>
                </c:pt>
                <c:pt idx="110">
                  <c:v>43218.375</c:v>
                </c:pt>
                <c:pt idx="111">
                  <c:v>43219.166666666664</c:v>
                </c:pt>
                <c:pt idx="112">
                  <c:v>43219.166666666664</c:v>
                </c:pt>
                <c:pt idx="113">
                  <c:v>43219.375</c:v>
                </c:pt>
                <c:pt idx="114">
                  <c:v>43219.375</c:v>
                </c:pt>
                <c:pt idx="115">
                  <c:v>43220.166666666664</c:v>
                </c:pt>
                <c:pt idx="116">
                  <c:v>43220.166666666664</c:v>
                </c:pt>
                <c:pt idx="117">
                  <c:v>43220.375</c:v>
                </c:pt>
                <c:pt idx="118">
                  <c:v>43220.375</c:v>
                </c:pt>
              </c:numCache>
              <c:extLst xmlns:c15="http://schemas.microsoft.com/office/drawing/2012/chart"/>
            </c:numRef>
          </c:xVal>
          <c:yVal>
            <c:numRef>
              <c:f>Flow!$E$2:$E$120</c:f>
              <c:numCache>
                <c:formatCode>General</c:formatCode>
                <c:ptCount val="119"/>
                <c:pt idx="0">
                  <c:v>9546</c:v>
                </c:pt>
                <c:pt idx="1">
                  <c:v>9546</c:v>
                </c:pt>
                <c:pt idx="2">
                  <c:v>10796.1842105263</c:v>
                </c:pt>
                <c:pt idx="3">
                  <c:v>10796.1842105263</c:v>
                </c:pt>
                <c:pt idx="4">
                  <c:v>9888.5</c:v>
                </c:pt>
                <c:pt idx="5">
                  <c:v>9888.5</c:v>
                </c:pt>
                <c:pt idx="6">
                  <c:v>13667.1052631579</c:v>
                </c:pt>
                <c:pt idx="7">
                  <c:v>13667.1052631579</c:v>
                </c:pt>
                <c:pt idx="8">
                  <c:v>10153</c:v>
                </c:pt>
                <c:pt idx="9">
                  <c:v>10153</c:v>
                </c:pt>
                <c:pt idx="10">
                  <c:v>13478.947368421101</c:v>
                </c:pt>
                <c:pt idx="11">
                  <c:v>13478.947368421101</c:v>
                </c:pt>
                <c:pt idx="12">
                  <c:v>9880.5</c:v>
                </c:pt>
                <c:pt idx="13">
                  <c:v>9880.5</c:v>
                </c:pt>
                <c:pt idx="14">
                  <c:v>13238.1578947368</c:v>
                </c:pt>
                <c:pt idx="15">
                  <c:v>13238.1578947368</c:v>
                </c:pt>
                <c:pt idx="16">
                  <c:v>10303</c:v>
                </c:pt>
                <c:pt idx="17">
                  <c:v>10303</c:v>
                </c:pt>
                <c:pt idx="18">
                  <c:v>13557.8947368421</c:v>
                </c:pt>
                <c:pt idx="19">
                  <c:v>13557.8947368421</c:v>
                </c:pt>
                <c:pt idx="20">
                  <c:v>10072</c:v>
                </c:pt>
                <c:pt idx="21">
                  <c:v>10072</c:v>
                </c:pt>
                <c:pt idx="22">
                  <c:v>13088.1578947368</c:v>
                </c:pt>
                <c:pt idx="23">
                  <c:v>13088.1578947368</c:v>
                </c:pt>
                <c:pt idx="24">
                  <c:v>9901.5</c:v>
                </c:pt>
                <c:pt idx="25">
                  <c:v>9901.5</c:v>
                </c:pt>
                <c:pt idx="26">
                  <c:v>13526.3157894737</c:v>
                </c:pt>
                <c:pt idx="27">
                  <c:v>13526.3157894737</c:v>
                </c:pt>
                <c:pt idx="28">
                  <c:v>9602.5</c:v>
                </c:pt>
                <c:pt idx="29">
                  <c:v>9602.5</c:v>
                </c:pt>
                <c:pt idx="30">
                  <c:v>10373.552631578899</c:v>
                </c:pt>
                <c:pt idx="31">
                  <c:v>10373.552631578899</c:v>
                </c:pt>
                <c:pt idx="32">
                  <c:v>9703</c:v>
                </c:pt>
                <c:pt idx="33">
                  <c:v>9703</c:v>
                </c:pt>
                <c:pt idx="34">
                  <c:v>13644.7368421053</c:v>
                </c:pt>
                <c:pt idx="35">
                  <c:v>13644.7368421053</c:v>
                </c:pt>
                <c:pt idx="36">
                  <c:v>9777</c:v>
                </c:pt>
                <c:pt idx="37">
                  <c:v>9777</c:v>
                </c:pt>
                <c:pt idx="38">
                  <c:v>13748.6842105263</c:v>
                </c:pt>
                <c:pt idx="39">
                  <c:v>13748.6842105263</c:v>
                </c:pt>
                <c:pt idx="40">
                  <c:v>9903</c:v>
                </c:pt>
                <c:pt idx="41">
                  <c:v>9903</c:v>
                </c:pt>
                <c:pt idx="42">
                  <c:v>13625</c:v>
                </c:pt>
                <c:pt idx="43">
                  <c:v>13625</c:v>
                </c:pt>
                <c:pt idx="44">
                  <c:v>9586.5</c:v>
                </c:pt>
                <c:pt idx="45">
                  <c:v>9586.5</c:v>
                </c:pt>
                <c:pt idx="46">
                  <c:v>13431.5789473684</c:v>
                </c:pt>
                <c:pt idx="47">
                  <c:v>13431.5789473684</c:v>
                </c:pt>
                <c:pt idx="48">
                  <c:v>9898</c:v>
                </c:pt>
                <c:pt idx="49">
                  <c:v>9898</c:v>
                </c:pt>
                <c:pt idx="50">
                  <c:v>13422.368421052601</c:v>
                </c:pt>
                <c:pt idx="51">
                  <c:v>13422.368421052601</c:v>
                </c:pt>
                <c:pt idx="52">
                  <c:v>10059</c:v>
                </c:pt>
                <c:pt idx="53">
                  <c:v>10059</c:v>
                </c:pt>
                <c:pt idx="54">
                  <c:v>12577.631578947399</c:v>
                </c:pt>
                <c:pt idx="55">
                  <c:v>12577.631578947399</c:v>
                </c:pt>
                <c:pt idx="56">
                  <c:v>9649.5</c:v>
                </c:pt>
                <c:pt idx="57">
                  <c:v>9649.5</c:v>
                </c:pt>
                <c:pt idx="58">
                  <c:v>10383.289473684201</c:v>
                </c:pt>
                <c:pt idx="59">
                  <c:v>10383.289473684201</c:v>
                </c:pt>
                <c:pt idx="60">
                  <c:v>9545.5</c:v>
                </c:pt>
                <c:pt idx="61">
                  <c:v>9545.5</c:v>
                </c:pt>
                <c:pt idx="62">
                  <c:v>13875</c:v>
                </c:pt>
                <c:pt idx="63">
                  <c:v>13875</c:v>
                </c:pt>
                <c:pt idx="64">
                  <c:v>10349</c:v>
                </c:pt>
                <c:pt idx="65">
                  <c:v>10349</c:v>
                </c:pt>
                <c:pt idx="66">
                  <c:v>12503.947368421101</c:v>
                </c:pt>
                <c:pt idx="67">
                  <c:v>12503.947368421101</c:v>
                </c:pt>
                <c:pt idx="68">
                  <c:v>10266</c:v>
                </c:pt>
                <c:pt idx="69">
                  <c:v>10266</c:v>
                </c:pt>
                <c:pt idx="70">
                  <c:v>14089.473684210499</c:v>
                </c:pt>
                <c:pt idx="71">
                  <c:v>14089.473684210499</c:v>
                </c:pt>
                <c:pt idx="72">
                  <c:v>10305</c:v>
                </c:pt>
                <c:pt idx="73">
                  <c:v>10305</c:v>
                </c:pt>
                <c:pt idx="74">
                  <c:v>13596.052631578899</c:v>
                </c:pt>
                <c:pt idx="75">
                  <c:v>13596.052631578899</c:v>
                </c:pt>
                <c:pt idx="76">
                  <c:v>10785</c:v>
                </c:pt>
                <c:pt idx="77">
                  <c:v>10785</c:v>
                </c:pt>
                <c:pt idx="78">
                  <c:v>14281.5789473684</c:v>
                </c:pt>
                <c:pt idx="79">
                  <c:v>14281.5789473684</c:v>
                </c:pt>
                <c:pt idx="80">
                  <c:v>10110</c:v>
                </c:pt>
                <c:pt idx="81">
                  <c:v>10110</c:v>
                </c:pt>
                <c:pt idx="82">
                  <c:v>12818.4210526316</c:v>
                </c:pt>
                <c:pt idx="83">
                  <c:v>12818.4210526316</c:v>
                </c:pt>
                <c:pt idx="84">
                  <c:v>11025</c:v>
                </c:pt>
                <c:pt idx="85">
                  <c:v>11025</c:v>
                </c:pt>
                <c:pt idx="86">
                  <c:v>11114.868421052601</c:v>
                </c:pt>
                <c:pt idx="87">
                  <c:v>11114.868421052601</c:v>
                </c:pt>
                <c:pt idx="88">
                  <c:v>9933.5</c:v>
                </c:pt>
                <c:pt idx="89">
                  <c:v>9933.5</c:v>
                </c:pt>
                <c:pt idx="90">
                  <c:v>13942.1052631579</c:v>
                </c:pt>
                <c:pt idx="91">
                  <c:v>13942.1052631579</c:v>
                </c:pt>
                <c:pt idx="92">
                  <c:v>10018</c:v>
                </c:pt>
                <c:pt idx="93">
                  <c:v>10018</c:v>
                </c:pt>
                <c:pt idx="94">
                  <c:v>13701.3157894737</c:v>
                </c:pt>
                <c:pt idx="95">
                  <c:v>13701.3157894737</c:v>
                </c:pt>
                <c:pt idx="96">
                  <c:v>9905</c:v>
                </c:pt>
                <c:pt idx="97">
                  <c:v>9905</c:v>
                </c:pt>
                <c:pt idx="98">
                  <c:v>13998.6842105263</c:v>
                </c:pt>
                <c:pt idx="99">
                  <c:v>13998.6842105263</c:v>
                </c:pt>
                <c:pt idx="100">
                  <c:v>9963.5</c:v>
                </c:pt>
                <c:pt idx="101">
                  <c:v>9963.5</c:v>
                </c:pt>
                <c:pt idx="102">
                  <c:v>13872.368421052601</c:v>
                </c:pt>
                <c:pt idx="103">
                  <c:v>13872.368421052601</c:v>
                </c:pt>
                <c:pt idx="104">
                  <c:v>9720.5</c:v>
                </c:pt>
                <c:pt idx="105">
                  <c:v>9720.5</c:v>
                </c:pt>
                <c:pt idx="106">
                  <c:v>13842.1052631579</c:v>
                </c:pt>
                <c:pt idx="107">
                  <c:v>13842.1052631579</c:v>
                </c:pt>
                <c:pt idx="108">
                  <c:v>10234</c:v>
                </c:pt>
                <c:pt idx="109">
                  <c:v>10234</c:v>
                </c:pt>
                <c:pt idx="110">
                  <c:v>12373.6842105263</c:v>
                </c:pt>
                <c:pt idx="111">
                  <c:v>12373.6842105263</c:v>
                </c:pt>
                <c:pt idx="112">
                  <c:v>9369.5</c:v>
                </c:pt>
                <c:pt idx="113">
                  <c:v>9369.5</c:v>
                </c:pt>
                <c:pt idx="114">
                  <c:v>10370.6578947368</c:v>
                </c:pt>
                <c:pt idx="115">
                  <c:v>10370.6578947368</c:v>
                </c:pt>
                <c:pt idx="116">
                  <c:v>9703.5</c:v>
                </c:pt>
                <c:pt idx="117">
                  <c:v>9703.5</c:v>
                </c:pt>
                <c:pt idx="118">
                  <c:v>13914.473684210499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2-5DD1-480A-B985-97CEB6E47D54}"/>
            </c:ext>
          </c:extLst>
        </c:ser>
        <c:ser>
          <c:idx val="5"/>
          <c:order val="5"/>
          <c:tx>
            <c:strRef>
              <c:f>Flow!$G$1</c:f>
              <c:strCache>
                <c:ptCount val="1"/>
                <c:pt idx="0">
                  <c:v>Simulated (2 peiods- 0 to 8am &amp; 8am to 0) and H.P Index 0.114</c:v>
                </c:pt>
              </c:strCache>
            </c:strRef>
          </c:tx>
          <c:spPr>
            <a:ln w="12700" cap="rnd">
              <a:solidFill>
                <a:srgbClr val="FF0000"/>
              </a:solidFill>
              <a:round/>
            </a:ln>
            <a:effectLst/>
          </c:spPr>
          <c:marker>
            <c:symbol val="none"/>
          </c:marker>
          <c:xVal>
            <c:numRef>
              <c:f>Flow!$F$2:$F$120</c:f>
              <c:numCache>
                <c:formatCode>m/d/yyyy\ h:mm</c:formatCode>
                <c:ptCount val="119"/>
                <c:pt idx="0">
                  <c:v>43191</c:v>
                </c:pt>
                <c:pt idx="1">
                  <c:v>43191.333333333336</c:v>
                </c:pt>
                <c:pt idx="2">
                  <c:v>43191.333333333336</c:v>
                </c:pt>
                <c:pt idx="3">
                  <c:v>43192</c:v>
                </c:pt>
                <c:pt idx="4">
                  <c:v>43192</c:v>
                </c:pt>
                <c:pt idx="5">
                  <c:v>43192.333333333336</c:v>
                </c:pt>
                <c:pt idx="6">
                  <c:v>43192.333333333336</c:v>
                </c:pt>
                <c:pt idx="7">
                  <c:v>43193</c:v>
                </c:pt>
                <c:pt idx="8">
                  <c:v>43193</c:v>
                </c:pt>
                <c:pt idx="9">
                  <c:v>43193.333333333336</c:v>
                </c:pt>
                <c:pt idx="10">
                  <c:v>43193.333333333336</c:v>
                </c:pt>
                <c:pt idx="11">
                  <c:v>43194</c:v>
                </c:pt>
                <c:pt idx="12">
                  <c:v>43194</c:v>
                </c:pt>
                <c:pt idx="13">
                  <c:v>43194.333333333336</c:v>
                </c:pt>
                <c:pt idx="14">
                  <c:v>43194.333333333336</c:v>
                </c:pt>
                <c:pt idx="15">
                  <c:v>43195</c:v>
                </c:pt>
                <c:pt idx="16">
                  <c:v>43195</c:v>
                </c:pt>
                <c:pt idx="17">
                  <c:v>43195.333333333336</c:v>
                </c:pt>
                <c:pt idx="18">
                  <c:v>43195.333333333336</c:v>
                </c:pt>
                <c:pt idx="19">
                  <c:v>43196</c:v>
                </c:pt>
                <c:pt idx="20">
                  <c:v>43196</c:v>
                </c:pt>
                <c:pt idx="21">
                  <c:v>43196.333333333336</c:v>
                </c:pt>
                <c:pt idx="22">
                  <c:v>43196.333333333336</c:v>
                </c:pt>
                <c:pt idx="23">
                  <c:v>43197</c:v>
                </c:pt>
                <c:pt idx="24">
                  <c:v>43197</c:v>
                </c:pt>
                <c:pt idx="25">
                  <c:v>43197.333333333336</c:v>
                </c:pt>
                <c:pt idx="26">
                  <c:v>43197.333333333336</c:v>
                </c:pt>
                <c:pt idx="27">
                  <c:v>43198</c:v>
                </c:pt>
                <c:pt idx="28">
                  <c:v>43198</c:v>
                </c:pt>
                <c:pt idx="29">
                  <c:v>43198.333333333336</c:v>
                </c:pt>
                <c:pt idx="30">
                  <c:v>43198.333333333336</c:v>
                </c:pt>
                <c:pt idx="31">
                  <c:v>43199</c:v>
                </c:pt>
                <c:pt idx="32">
                  <c:v>43199</c:v>
                </c:pt>
                <c:pt idx="33">
                  <c:v>43199.333333333336</c:v>
                </c:pt>
                <c:pt idx="34">
                  <c:v>43199.333333333336</c:v>
                </c:pt>
                <c:pt idx="35">
                  <c:v>43200</c:v>
                </c:pt>
                <c:pt idx="36">
                  <c:v>43200</c:v>
                </c:pt>
                <c:pt idx="37">
                  <c:v>43200.333333333336</c:v>
                </c:pt>
                <c:pt idx="38">
                  <c:v>43200.333333333336</c:v>
                </c:pt>
                <c:pt idx="39">
                  <c:v>43201</c:v>
                </c:pt>
                <c:pt idx="40">
                  <c:v>43201</c:v>
                </c:pt>
                <c:pt idx="41">
                  <c:v>43201.333333333336</c:v>
                </c:pt>
                <c:pt idx="42">
                  <c:v>43201.333333333336</c:v>
                </c:pt>
                <c:pt idx="43">
                  <c:v>43202</c:v>
                </c:pt>
                <c:pt idx="44">
                  <c:v>43202</c:v>
                </c:pt>
                <c:pt idx="45">
                  <c:v>43202.333333333336</c:v>
                </c:pt>
                <c:pt idx="46">
                  <c:v>43202.333333333336</c:v>
                </c:pt>
                <c:pt idx="47">
                  <c:v>43203</c:v>
                </c:pt>
                <c:pt idx="48">
                  <c:v>43203</c:v>
                </c:pt>
                <c:pt idx="49">
                  <c:v>43203.333333333336</c:v>
                </c:pt>
                <c:pt idx="50">
                  <c:v>43203.333333333336</c:v>
                </c:pt>
                <c:pt idx="51">
                  <c:v>43204</c:v>
                </c:pt>
                <c:pt idx="52">
                  <c:v>43204</c:v>
                </c:pt>
                <c:pt idx="53">
                  <c:v>43204.333333333336</c:v>
                </c:pt>
                <c:pt idx="54">
                  <c:v>43204.333333333336</c:v>
                </c:pt>
                <c:pt idx="55">
                  <c:v>43205</c:v>
                </c:pt>
                <c:pt idx="56">
                  <c:v>43205</c:v>
                </c:pt>
                <c:pt idx="57">
                  <c:v>43205.333333333336</c:v>
                </c:pt>
                <c:pt idx="58">
                  <c:v>43205.333333333336</c:v>
                </c:pt>
                <c:pt idx="59">
                  <c:v>43206</c:v>
                </c:pt>
                <c:pt idx="60">
                  <c:v>43206</c:v>
                </c:pt>
                <c:pt idx="61">
                  <c:v>43206.333333333336</c:v>
                </c:pt>
                <c:pt idx="62">
                  <c:v>43206.333333333336</c:v>
                </c:pt>
                <c:pt idx="63">
                  <c:v>43207</c:v>
                </c:pt>
                <c:pt idx="64">
                  <c:v>43207</c:v>
                </c:pt>
                <c:pt idx="65">
                  <c:v>43207.333333333336</c:v>
                </c:pt>
                <c:pt idx="66">
                  <c:v>43207.333333333336</c:v>
                </c:pt>
                <c:pt idx="67">
                  <c:v>43208</c:v>
                </c:pt>
                <c:pt idx="68">
                  <c:v>43208</c:v>
                </c:pt>
                <c:pt idx="69">
                  <c:v>43208.333333333336</c:v>
                </c:pt>
                <c:pt idx="70">
                  <c:v>43208.333333333336</c:v>
                </c:pt>
                <c:pt idx="71">
                  <c:v>43209</c:v>
                </c:pt>
                <c:pt idx="72">
                  <c:v>43209</c:v>
                </c:pt>
                <c:pt idx="73">
                  <c:v>43209.333333333336</c:v>
                </c:pt>
                <c:pt idx="74">
                  <c:v>43209.333333333336</c:v>
                </c:pt>
                <c:pt idx="75">
                  <c:v>43210</c:v>
                </c:pt>
                <c:pt idx="76">
                  <c:v>43210</c:v>
                </c:pt>
                <c:pt idx="77">
                  <c:v>43210.333333333336</c:v>
                </c:pt>
                <c:pt idx="78">
                  <c:v>43210.333333333336</c:v>
                </c:pt>
                <c:pt idx="79">
                  <c:v>43211</c:v>
                </c:pt>
                <c:pt idx="80">
                  <c:v>43211</c:v>
                </c:pt>
                <c:pt idx="81">
                  <c:v>43211.333333333336</c:v>
                </c:pt>
                <c:pt idx="82">
                  <c:v>43211.333333333336</c:v>
                </c:pt>
                <c:pt idx="83">
                  <c:v>43212</c:v>
                </c:pt>
                <c:pt idx="84">
                  <c:v>43212</c:v>
                </c:pt>
                <c:pt idx="85">
                  <c:v>43212.333333333336</c:v>
                </c:pt>
                <c:pt idx="86">
                  <c:v>43212.333333333336</c:v>
                </c:pt>
                <c:pt idx="87">
                  <c:v>43213</c:v>
                </c:pt>
                <c:pt idx="88">
                  <c:v>43213</c:v>
                </c:pt>
                <c:pt idx="89">
                  <c:v>43213.333333333336</c:v>
                </c:pt>
                <c:pt idx="90">
                  <c:v>43213.333333333336</c:v>
                </c:pt>
                <c:pt idx="91">
                  <c:v>43214</c:v>
                </c:pt>
                <c:pt idx="92">
                  <c:v>43214</c:v>
                </c:pt>
                <c:pt idx="93">
                  <c:v>43214.333333333336</c:v>
                </c:pt>
                <c:pt idx="94">
                  <c:v>43214.333333333336</c:v>
                </c:pt>
                <c:pt idx="95">
                  <c:v>43215</c:v>
                </c:pt>
                <c:pt idx="96">
                  <c:v>43215</c:v>
                </c:pt>
                <c:pt idx="97">
                  <c:v>43215.333333333336</c:v>
                </c:pt>
                <c:pt idx="98">
                  <c:v>43215.333333333336</c:v>
                </c:pt>
                <c:pt idx="99">
                  <c:v>43216</c:v>
                </c:pt>
                <c:pt idx="100">
                  <c:v>43216</c:v>
                </c:pt>
                <c:pt idx="101">
                  <c:v>43216.333333333336</c:v>
                </c:pt>
                <c:pt idx="102">
                  <c:v>43216.333333333336</c:v>
                </c:pt>
                <c:pt idx="103">
                  <c:v>43217</c:v>
                </c:pt>
                <c:pt idx="104">
                  <c:v>43217</c:v>
                </c:pt>
                <c:pt idx="105">
                  <c:v>43217.333333333336</c:v>
                </c:pt>
                <c:pt idx="106">
                  <c:v>43217.333333333336</c:v>
                </c:pt>
                <c:pt idx="107">
                  <c:v>43218</c:v>
                </c:pt>
                <c:pt idx="108">
                  <c:v>43218</c:v>
                </c:pt>
                <c:pt idx="109">
                  <c:v>43218.333333333336</c:v>
                </c:pt>
                <c:pt idx="110">
                  <c:v>43218.333333333336</c:v>
                </c:pt>
                <c:pt idx="111">
                  <c:v>43219</c:v>
                </c:pt>
                <c:pt idx="112">
                  <c:v>43219</c:v>
                </c:pt>
                <c:pt idx="113">
                  <c:v>43219.333333333336</c:v>
                </c:pt>
                <c:pt idx="114">
                  <c:v>43219.333333333336</c:v>
                </c:pt>
                <c:pt idx="115">
                  <c:v>43220</c:v>
                </c:pt>
                <c:pt idx="116">
                  <c:v>43220</c:v>
                </c:pt>
                <c:pt idx="117">
                  <c:v>43220.333333333336</c:v>
                </c:pt>
                <c:pt idx="118">
                  <c:v>43220.333333333336</c:v>
                </c:pt>
              </c:numCache>
            </c:numRef>
          </c:xVal>
          <c:yVal>
            <c:numRef>
              <c:f>Flow!$G$2:$G$120</c:f>
              <c:numCache>
                <c:formatCode>General</c:formatCode>
                <c:ptCount val="119"/>
                <c:pt idx="0">
                  <c:v>11396.875</c:v>
                </c:pt>
                <c:pt idx="1">
                  <c:v>11396.875</c:v>
                </c:pt>
                <c:pt idx="2">
                  <c:v>10391.09375</c:v>
                </c:pt>
                <c:pt idx="3">
                  <c:v>10391.09375</c:v>
                </c:pt>
                <c:pt idx="4">
                  <c:v>10802.1875</c:v>
                </c:pt>
                <c:pt idx="5">
                  <c:v>10802.1875</c:v>
                </c:pt>
                <c:pt idx="6">
                  <c:v>13671.875</c:v>
                </c:pt>
                <c:pt idx="7">
                  <c:v>13671.875</c:v>
                </c:pt>
                <c:pt idx="8">
                  <c:v>11476.875</c:v>
                </c:pt>
                <c:pt idx="9">
                  <c:v>11476.875</c:v>
                </c:pt>
                <c:pt idx="10">
                  <c:v>13481.25</c:v>
                </c:pt>
                <c:pt idx="11">
                  <c:v>13481.25</c:v>
                </c:pt>
                <c:pt idx="12">
                  <c:v>11272.1875</c:v>
                </c:pt>
                <c:pt idx="13">
                  <c:v>11272.1875</c:v>
                </c:pt>
                <c:pt idx="14">
                  <c:v>13275</c:v>
                </c:pt>
                <c:pt idx="15">
                  <c:v>13275</c:v>
                </c:pt>
                <c:pt idx="16">
                  <c:v>11326.875</c:v>
                </c:pt>
                <c:pt idx="17">
                  <c:v>11326.875</c:v>
                </c:pt>
                <c:pt idx="18">
                  <c:v>13529.6875</c:v>
                </c:pt>
                <c:pt idx="19">
                  <c:v>13529.6875</c:v>
                </c:pt>
                <c:pt idx="20">
                  <c:v>11423.125</c:v>
                </c:pt>
                <c:pt idx="21">
                  <c:v>11423.125</c:v>
                </c:pt>
                <c:pt idx="22">
                  <c:v>13046.875</c:v>
                </c:pt>
                <c:pt idx="23">
                  <c:v>13046.875</c:v>
                </c:pt>
                <c:pt idx="24">
                  <c:v>11202.8125</c:v>
                </c:pt>
                <c:pt idx="25">
                  <c:v>11202.8125</c:v>
                </c:pt>
                <c:pt idx="26">
                  <c:v>13594.375</c:v>
                </c:pt>
                <c:pt idx="27">
                  <c:v>13594.375</c:v>
                </c:pt>
                <c:pt idx="28">
                  <c:v>11083.4375</c:v>
                </c:pt>
                <c:pt idx="29">
                  <c:v>11083.4375</c:v>
                </c:pt>
                <c:pt idx="30">
                  <c:v>10052.65625</c:v>
                </c:pt>
                <c:pt idx="31">
                  <c:v>10052.65625</c:v>
                </c:pt>
                <c:pt idx="32">
                  <c:v>10447.5</c:v>
                </c:pt>
                <c:pt idx="33">
                  <c:v>10447.5</c:v>
                </c:pt>
                <c:pt idx="34">
                  <c:v>13781.875</c:v>
                </c:pt>
                <c:pt idx="35">
                  <c:v>13781.875</c:v>
                </c:pt>
                <c:pt idx="36">
                  <c:v>10966.25</c:v>
                </c:pt>
                <c:pt idx="37">
                  <c:v>10966.25</c:v>
                </c:pt>
                <c:pt idx="38">
                  <c:v>13801.875</c:v>
                </c:pt>
                <c:pt idx="39">
                  <c:v>13801.875</c:v>
                </c:pt>
                <c:pt idx="40">
                  <c:v>11206.875</c:v>
                </c:pt>
                <c:pt idx="41">
                  <c:v>11206.875</c:v>
                </c:pt>
                <c:pt idx="42">
                  <c:v>13911.5625</c:v>
                </c:pt>
                <c:pt idx="43">
                  <c:v>13911.5625</c:v>
                </c:pt>
                <c:pt idx="44">
                  <c:v>10594.6875</c:v>
                </c:pt>
                <c:pt idx="45">
                  <c:v>10594.6875</c:v>
                </c:pt>
                <c:pt idx="46">
                  <c:v>13423.4375</c:v>
                </c:pt>
                <c:pt idx="47">
                  <c:v>13423.4375</c:v>
                </c:pt>
                <c:pt idx="48">
                  <c:v>11172.5</c:v>
                </c:pt>
                <c:pt idx="49">
                  <c:v>11172.5</c:v>
                </c:pt>
                <c:pt idx="50">
                  <c:v>13413.125</c:v>
                </c:pt>
                <c:pt idx="51">
                  <c:v>13413.125</c:v>
                </c:pt>
                <c:pt idx="52">
                  <c:v>11346.25</c:v>
                </c:pt>
                <c:pt idx="53">
                  <c:v>11346.25</c:v>
                </c:pt>
                <c:pt idx="54">
                  <c:v>12579.6875</c:v>
                </c:pt>
                <c:pt idx="55">
                  <c:v>12579.6875</c:v>
                </c:pt>
                <c:pt idx="56">
                  <c:v>10849.6875</c:v>
                </c:pt>
                <c:pt idx="57">
                  <c:v>10849.6875</c:v>
                </c:pt>
                <c:pt idx="58">
                  <c:v>10227.03125</c:v>
                </c:pt>
                <c:pt idx="59">
                  <c:v>10227.03125</c:v>
                </c:pt>
                <c:pt idx="60">
                  <c:v>10085.3125</c:v>
                </c:pt>
                <c:pt idx="61">
                  <c:v>10085.3125</c:v>
                </c:pt>
                <c:pt idx="62">
                  <c:v>13923.125</c:v>
                </c:pt>
                <c:pt idx="63">
                  <c:v>13923.125</c:v>
                </c:pt>
                <c:pt idx="64">
                  <c:v>11499.375</c:v>
                </c:pt>
                <c:pt idx="65">
                  <c:v>11499.375</c:v>
                </c:pt>
                <c:pt idx="66">
                  <c:v>12401.5625</c:v>
                </c:pt>
                <c:pt idx="67">
                  <c:v>12401.5625</c:v>
                </c:pt>
                <c:pt idx="68">
                  <c:v>11300.625</c:v>
                </c:pt>
                <c:pt idx="69">
                  <c:v>11300.625</c:v>
                </c:pt>
                <c:pt idx="70">
                  <c:v>14196.875</c:v>
                </c:pt>
                <c:pt idx="71">
                  <c:v>14196.875</c:v>
                </c:pt>
                <c:pt idx="72">
                  <c:v>11509.375</c:v>
                </c:pt>
                <c:pt idx="73">
                  <c:v>11509.375</c:v>
                </c:pt>
                <c:pt idx="74">
                  <c:v>13590.625</c:v>
                </c:pt>
                <c:pt idx="75">
                  <c:v>13590.625</c:v>
                </c:pt>
                <c:pt idx="76">
                  <c:v>11703.125</c:v>
                </c:pt>
                <c:pt idx="77">
                  <c:v>11703.125</c:v>
                </c:pt>
                <c:pt idx="78">
                  <c:v>14525</c:v>
                </c:pt>
                <c:pt idx="79">
                  <c:v>14525</c:v>
                </c:pt>
                <c:pt idx="80">
                  <c:v>11393.75</c:v>
                </c:pt>
                <c:pt idx="81">
                  <c:v>11393.75</c:v>
                </c:pt>
                <c:pt idx="82">
                  <c:v>12706.25</c:v>
                </c:pt>
                <c:pt idx="83">
                  <c:v>12706.25</c:v>
                </c:pt>
                <c:pt idx="84">
                  <c:v>11881.25</c:v>
                </c:pt>
                <c:pt idx="85">
                  <c:v>11881.25</c:v>
                </c:pt>
                <c:pt idx="86">
                  <c:v>10956.71875</c:v>
                </c:pt>
                <c:pt idx="87">
                  <c:v>10956.71875</c:v>
                </c:pt>
                <c:pt idx="88">
                  <c:v>10686.5625</c:v>
                </c:pt>
                <c:pt idx="89">
                  <c:v>10686.5625</c:v>
                </c:pt>
                <c:pt idx="90">
                  <c:v>14035.9375</c:v>
                </c:pt>
                <c:pt idx="91">
                  <c:v>14035.9375</c:v>
                </c:pt>
                <c:pt idx="92">
                  <c:v>11305</c:v>
                </c:pt>
                <c:pt idx="93">
                  <c:v>11305</c:v>
                </c:pt>
                <c:pt idx="94">
                  <c:v>13831.25</c:v>
                </c:pt>
                <c:pt idx="95">
                  <c:v>13831.25</c:v>
                </c:pt>
                <c:pt idx="96">
                  <c:v>11093.75</c:v>
                </c:pt>
                <c:pt idx="97">
                  <c:v>11093.75</c:v>
                </c:pt>
                <c:pt idx="98">
                  <c:v>14109.375</c:v>
                </c:pt>
                <c:pt idx="99">
                  <c:v>14109.375</c:v>
                </c:pt>
                <c:pt idx="100">
                  <c:v>11258.4375</c:v>
                </c:pt>
                <c:pt idx="101">
                  <c:v>11258.4375</c:v>
                </c:pt>
                <c:pt idx="102">
                  <c:v>13950</c:v>
                </c:pt>
                <c:pt idx="103">
                  <c:v>13950</c:v>
                </c:pt>
                <c:pt idx="104">
                  <c:v>11226.25</c:v>
                </c:pt>
                <c:pt idx="105">
                  <c:v>11226.25</c:v>
                </c:pt>
                <c:pt idx="106">
                  <c:v>13769.84375</c:v>
                </c:pt>
                <c:pt idx="107">
                  <c:v>13769.84375</c:v>
                </c:pt>
                <c:pt idx="108">
                  <c:v>11709.0625</c:v>
                </c:pt>
                <c:pt idx="109">
                  <c:v>11709.0625</c:v>
                </c:pt>
                <c:pt idx="110">
                  <c:v>12323.28125</c:v>
                </c:pt>
                <c:pt idx="111">
                  <c:v>12323.28125</c:v>
                </c:pt>
                <c:pt idx="112">
                  <c:v>10728.4375</c:v>
                </c:pt>
                <c:pt idx="113">
                  <c:v>10728.4375</c:v>
                </c:pt>
                <c:pt idx="114">
                  <c:v>10067.34375</c:v>
                </c:pt>
                <c:pt idx="115">
                  <c:v>10067.34375</c:v>
                </c:pt>
                <c:pt idx="116">
                  <c:v>10357.1875</c:v>
                </c:pt>
                <c:pt idx="117">
                  <c:v>10357.1875</c:v>
                </c:pt>
                <c:pt idx="118">
                  <c:v>13904.375</c:v>
                </c:pt>
              </c:numCache>
            </c:numRef>
          </c:yVal>
          <c:smooth val="0"/>
          <c:extLst>
            <c:ext xmlns:c16="http://schemas.microsoft.com/office/drawing/2014/chart" uri="{C3380CC4-5D6E-409C-BE32-E72D297353CC}">
              <c16:uniqueId val="{00000003-5DD1-480A-B985-97CEB6E47D54}"/>
            </c:ext>
          </c:extLst>
        </c:ser>
        <c:dLbls>
          <c:showLegendKey val="0"/>
          <c:showVal val="0"/>
          <c:showCatName val="0"/>
          <c:showSerName val="0"/>
          <c:showPercent val="0"/>
          <c:showBubbleSize val="0"/>
        </c:dLbls>
        <c:axId val="1736376735"/>
        <c:axId val="1564757407"/>
        <c:extLst>
          <c:ext xmlns:c15="http://schemas.microsoft.com/office/drawing/2012/chart" uri="{02D57815-91ED-43cb-92C2-25804820EDAC}">
            <c15:filteredScatterSeries>
              <c15:ser>
                <c:idx val="1"/>
                <c:order val="2"/>
                <c:tx>
                  <c:strRef>
                    <c:extLst>
                      <c:ext uri="{02D57815-91ED-43cb-92C2-25804820EDAC}">
                        <c15:formulaRef>
                          <c15:sqref>Flow!$C$1</c15:sqref>
                        </c15:formulaRef>
                      </c:ext>
                    </c:extLst>
                    <c:strCache>
                      <c:ptCount val="1"/>
                      <c:pt idx="0">
                        <c:v>Simulated (2 periods-9 to 22&amp; 22-9) and H.P Index 0.102</c:v>
                      </c:pt>
                    </c:strCache>
                  </c:strRef>
                </c:tx>
                <c:spPr>
                  <a:ln w="28575" cap="rnd">
                    <a:solidFill>
                      <a:srgbClr val="FF0000"/>
                    </a:solidFill>
                    <a:prstDash val="lgDashDot"/>
                    <a:round/>
                  </a:ln>
                  <a:effectLst/>
                </c:spPr>
                <c:marker>
                  <c:symbol val="none"/>
                </c:marker>
                <c:xVal>
                  <c:numRef>
                    <c:extLst>
                      <c:ext uri="{02D57815-91ED-43cb-92C2-25804820EDAC}">
                        <c15:formulaRef>
                          <c15:sqref>Flow!$B$2:$B$120</c15:sqref>
                        </c15:formulaRef>
                      </c:ext>
                    </c:extLst>
                    <c:numCache>
                      <c:formatCode>m/d/yyyy\ h:mm</c:formatCode>
                      <c:ptCount val="119"/>
                      <c:pt idx="0">
                        <c:v>43191.375</c:v>
                      </c:pt>
                      <c:pt idx="1">
                        <c:v>43191.916666666664</c:v>
                      </c:pt>
                      <c:pt idx="2">
                        <c:v>43191.916666666664</c:v>
                      </c:pt>
                      <c:pt idx="3">
                        <c:v>43192.375</c:v>
                      </c:pt>
                      <c:pt idx="4">
                        <c:v>43192.375</c:v>
                      </c:pt>
                      <c:pt idx="5">
                        <c:v>43192.916666666664</c:v>
                      </c:pt>
                      <c:pt idx="6">
                        <c:v>43192.916666666664</c:v>
                      </c:pt>
                      <c:pt idx="7">
                        <c:v>43193.375</c:v>
                      </c:pt>
                      <c:pt idx="8">
                        <c:v>43193.375</c:v>
                      </c:pt>
                      <c:pt idx="9">
                        <c:v>43193.916666666664</c:v>
                      </c:pt>
                      <c:pt idx="10">
                        <c:v>43193.916666666664</c:v>
                      </c:pt>
                      <c:pt idx="11">
                        <c:v>43194.375</c:v>
                      </c:pt>
                      <c:pt idx="12">
                        <c:v>43194.375</c:v>
                      </c:pt>
                      <c:pt idx="13">
                        <c:v>43194.916666666664</c:v>
                      </c:pt>
                      <c:pt idx="14">
                        <c:v>43194.916666666664</c:v>
                      </c:pt>
                      <c:pt idx="15">
                        <c:v>43195.375</c:v>
                      </c:pt>
                      <c:pt idx="16">
                        <c:v>43195.375</c:v>
                      </c:pt>
                      <c:pt idx="17">
                        <c:v>43195.916666666664</c:v>
                      </c:pt>
                      <c:pt idx="18">
                        <c:v>43195.916666666664</c:v>
                      </c:pt>
                      <c:pt idx="19">
                        <c:v>43196.375</c:v>
                      </c:pt>
                      <c:pt idx="20">
                        <c:v>43196.375</c:v>
                      </c:pt>
                      <c:pt idx="21">
                        <c:v>43196.916666666664</c:v>
                      </c:pt>
                      <c:pt idx="22">
                        <c:v>43196.916666666664</c:v>
                      </c:pt>
                      <c:pt idx="23">
                        <c:v>43197.375</c:v>
                      </c:pt>
                      <c:pt idx="24">
                        <c:v>43197.375</c:v>
                      </c:pt>
                      <c:pt idx="25">
                        <c:v>43197.916666666664</c:v>
                      </c:pt>
                      <c:pt idx="26">
                        <c:v>43197.916666666664</c:v>
                      </c:pt>
                      <c:pt idx="27">
                        <c:v>43198.375</c:v>
                      </c:pt>
                      <c:pt idx="28">
                        <c:v>43198.375</c:v>
                      </c:pt>
                      <c:pt idx="29">
                        <c:v>43198.916666666664</c:v>
                      </c:pt>
                      <c:pt idx="30">
                        <c:v>43198.916666666664</c:v>
                      </c:pt>
                      <c:pt idx="31">
                        <c:v>43199.375</c:v>
                      </c:pt>
                      <c:pt idx="32">
                        <c:v>43199.375</c:v>
                      </c:pt>
                      <c:pt idx="33">
                        <c:v>43199.916666666664</c:v>
                      </c:pt>
                      <c:pt idx="34">
                        <c:v>43199.916666666664</c:v>
                      </c:pt>
                      <c:pt idx="35">
                        <c:v>43200.375</c:v>
                      </c:pt>
                      <c:pt idx="36">
                        <c:v>43200.375</c:v>
                      </c:pt>
                      <c:pt idx="37">
                        <c:v>43200.916666666664</c:v>
                      </c:pt>
                      <c:pt idx="38">
                        <c:v>43200.916666666664</c:v>
                      </c:pt>
                      <c:pt idx="39">
                        <c:v>43201.375</c:v>
                      </c:pt>
                      <c:pt idx="40">
                        <c:v>43201.375</c:v>
                      </c:pt>
                      <c:pt idx="41">
                        <c:v>43201.916666666664</c:v>
                      </c:pt>
                      <c:pt idx="42">
                        <c:v>43201.916666666664</c:v>
                      </c:pt>
                      <c:pt idx="43">
                        <c:v>43202.375</c:v>
                      </c:pt>
                      <c:pt idx="44">
                        <c:v>43202.375</c:v>
                      </c:pt>
                      <c:pt idx="45">
                        <c:v>43202.916666666664</c:v>
                      </c:pt>
                      <c:pt idx="46">
                        <c:v>43202.916666666664</c:v>
                      </c:pt>
                      <c:pt idx="47">
                        <c:v>43203.375</c:v>
                      </c:pt>
                      <c:pt idx="48">
                        <c:v>43203.375</c:v>
                      </c:pt>
                      <c:pt idx="49">
                        <c:v>43203.916666666664</c:v>
                      </c:pt>
                      <c:pt idx="50">
                        <c:v>43203.916666666664</c:v>
                      </c:pt>
                      <c:pt idx="51">
                        <c:v>43204.375</c:v>
                      </c:pt>
                      <c:pt idx="52">
                        <c:v>43204.375</c:v>
                      </c:pt>
                      <c:pt idx="53">
                        <c:v>43204.916666666664</c:v>
                      </c:pt>
                      <c:pt idx="54">
                        <c:v>43204.916666666664</c:v>
                      </c:pt>
                      <c:pt idx="55">
                        <c:v>43205.375</c:v>
                      </c:pt>
                      <c:pt idx="56">
                        <c:v>43205.375</c:v>
                      </c:pt>
                      <c:pt idx="57">
                        <c:v>43205.916666666664</c:v>
                      </c:pt>
                      <c:pt idx="58">
                        <c:v>43205.916666666664</c:v>
                      </c:pt>
                      <c:pt idx="59">
                        <c:v>43206.375</c:v>
                      </c:pt>
                      <c:pt idx="60">
                        <c:v>43206.375</c:v>
                      </c:pt>
                      <c:pt idx="61">
                        <c:v>43206.916666666664</c:v>
                      </c:pt>
                      <c:pt idx="62">
                        <c:v>43206.916666666664</c:v>
                      </c:pt>
                      <c:pt idx="63">
                        <c:v>43207.375</c:v>
                      </c:pt>
                      <c:pt idx="64">
                        <c:v>43207.375</c:v>
                      </c:pt>
                      <c:pt idx="65">
                        <c:v>43207.916666666664</c:v>
                      </c:pt>
                      <c:pt idx="66">
                        <c:v>43207.916666666664</c:v>
                      </c:pt>
                      <c:pt idx="67">
                        <c:v>43208.375</c:v>
                      </c:pt>
                      <c:pt idx="68">
                        <c:v>43208.375</c:v>
                      </c:pt>
                      <c:pt idx="69">
                        <c:v>43208.916666666664</c:v>
                      </c:pt>
                      <c:pt idx="70">
                        <c:v>43208.916666666664</c:v>
                      </c:pt>
                      <c:pt idx="71">
                        <c:v>43209.375</c:v>
                      </c:pt>
                      <c:pt idx="72">
                        <c:v>43209.375</c:v>
                      </c:pt>
                      <c:pt idx="73">
                        <c:v>43209.916666666664</c:v>
                      </c:pt>
                      <c:pt idx="74">
                        <c:v>43209.916666666664</c:v>
                      </c:pt>
                      <c:pt idx="75">
                        <c:v>43210.375</c:v>
                      </c:pt>
                      <c:pt idx="76">
                        <c:v>43210.375</c:v>
                      </c:pt>
                      <c:pt idx="77">
                        <c:v>43210.916666666664</c:v>
                      </c:pt>
                      <c:pt idx="78">
                        <c:v>43210.916666666664</c:v>
                      </c:pt>
                      <c:pt idx="79">
                        <c:v>43211.375</c:v>
                      </c:pt>
                      <c:pt idx="80">
                        <c:v>43211.375</c:v>
                      </c:pt>
                      <c:pt idx="81">
                        <c:v>43211.916666666664</c:v>
                      </c:pt>
                      <c:pt idx="82">
                        <c:v>43211.916666666664</c:v>
                      </c:pt>
                      <c:pt idx="83">
                        <c:v>43212.375</c:v>
                      </c:pt>
                      <c:pt idx="84">
                        <c:v>43212.375</c:v>
                      </c:pt>
                      <c:pt idx="85">
                        <c:v>43212.916666666664</c:v>
                      </c:pt>
                      <c:pt idx="86">
                        <c:v>43212.916666666664</c:v>
                      </c:pt>
                      <c:pt idx="87">
                        <c:v>43213.375</c:v>
                      </c:pt>
                      <c:pt idx="88">
                        <c:v>43213.375</c:v>
                      </c:pt>
                      <c:pt idx="89">
                        <c:v>43213.916666666664</c:v>
                      </c:pt>
                      <c:pt idx="90">
                        <c:v>43213.916666666664</c:v>
                      </c:pt>
                      <c:pt idx="91">
                        <c:v>43214.375</c:v>
                      </c:pt>
                      <c:pt idx="92">
                        <c:v>43214.375</c:v>
                      </c:pt>
                      <c:pt idx="93">
                        <c:v>43214.916666666664</c:v>
                      </c:pt>
                      <c:pt idx="94">
                        <c:v>43214.916666666664</c:v>
                      </c:pt>
                      <c:pt idx="95">
                        <c:v>43215.375</c:v>
                      </c:pt>
                      <c:pt idx="96">
                        <c:v>43215.375</c:v>
                      </c:pt>
                      <c:pt idx="97">
                        <c:v>43215.916666666664</c:v>
                      </c:pt>
                      <c:pt idx="98">
                        <c:v>43215.916666666664</c:v>
                      </c:pt>
                      <c:pt idx="99">
                        <c:v>43216.375</c:v>
                      </c:pt>
                      <c:pt idx="100">
                        <c:v>43216.375</c:v>
                      </c:pt>
                      <c:pt idx="101">
                        <c:v>43216.916666666664</c:v>
                      </c:pt>
                      <c:pt idx="102">
                        <c:v>43216.916666666664</c:v>
                      </c:pt>
                      <c:pt idx="103">
                        <c:v>43217.375</c:v>
                      </c:pt>
                      <c:pt idx="104">
                        <c:v>43217.375</c:v>
                      </c:pt>
                      <c:pt idx="105">
                        <c:v>43217.916666666664</c:v>
                      </c:pt>
                      <c:pt idx="106">
                        <c:v>43217.916666666664</c:v>
                      </c:pt>
                      <c:pt idx="107">
                        <c:v>43218.375</c:v>
                      </c:pt>
                      <c:pt idx="108">
                        <c:v>43218.375</c:v>
                      </c:pt>
                      <c:pt idx="109">
                        <c:v>43218.916666666664</c:v>
                      </c:pt>
                      <c:pt idx="110">
                        <c:v>43218.916666666664</c:v>
                      </c:pt>
                      <c:pt idx="111">
                        <c:v>43219.375</c:v>
                      </c:pt>
                      <c:pt idx="112">
                        <c:v>43219.375</c:v>
                      </c:pt>
                      <c:pt idx="113">
                        <c:v>43219.916666666664</c:v>
                      </c:pt>
                      <c:pt idx="114">
                        <c:v>43219.916666666664</c:v>
                      </c:pt>
                      <c:pt idx="115">
                        <c:v>43220.375</c:v>
                      </c:pt>
                      <c:pt idx="116">
                        <c:v>43220.375</c:v>
                      </c:pt>
                      <c:pt idx="117">
                        <c:v>43220.916666666664</c:v>
                      </c:pt>
                      <c:pt idx="118">
                        <c:v>43220.916666666664</c:v>
                      </c:pt>
                    </c:numCache>
                  </c:numRef>
                </c:xVal>
                <c:yVal>
                  <c:numRef>
                    <c:extLst>
                      <c:ext uri="{02D57815-91ED-43cb-92C2-25804820EDAC}">
                        <c15:formulaRef>
                          <c15:sqref>Flow!$C$2:$C$120</c15:sqref>
                        </c15:formulaRef>
                      </c:ext>
                    </c:extLst>
                    <c:numCache>
                      <c:formatCode>General</c:formatCode>
                      <c:ptCount val="119"/>
                      <c:pt idx="0">
                        <c:v>10029.038461538499</c:v>
                      </c:pt>
                      <c:pt idx="1">
                        <c:v>10029.038461538499</c:v>
                      </c:pt>
                      <c:pt idx="2">
                        <c:v>11290.227272727299</c:v>
                      </c:pt>
                      <c:pt idx="3">
                        <c:v>11290.227272727299</c:v>
                      </c:pt>
                      <c:pt idx="4">
                        <c:v>13609.615384615399</c:v>
                      </c:pt>
                      <c:pt idx="5">
                        <c:v>13609.615384615399</c:v>
                      </c:pt>
                      <c:pt idx="6">
                        <c:v>12137.727272727299</c:v>
                      </c:pt>
                      <c:pt idx="7">
                        <c:v>12137.727272727299</c:v>
                      </c:pt>
                      <c:pt idx="8">
                        <c:v>13398.0769230769</c:v>
                      </c:pt>
                      <c:pt idx="9">
                        <c:v>13398.0769230769</c:v>
                      </c:pt>
                      <c:pt idx="10">
                        <c:v>11938.8636363636</c:v>
                      </c:pt>
                      <c:pt idx="11">
                        <c:v>11938.8636363636</c:v>
                      </c:pt>
                      <c:pt idx="12">
                        <c:v>13240.384615384601</c:v>
                      </c:pt>
                      <c:pt idx="13">
                        <c:v>13240.384615384601</c:v>
                      </c:pt>
                      <c:pt idx="14">
                        <c:v>11901.3636363636</c:v>
                      </c:pt>
                      <c:pt idx="15">
                        <c:v>11901.3636363636</c:v>
                      </c:pt>
                      <c:pt idx="16">
                        <c:v>13490.384615384601</c:v>
                      </c:pt>
                      <c:pt idx="17">
                        <c:v>13490.384615384601</c:v>
                      </c:pt>
                      <c:pt idx="18">
                        <c:v>12053.1818181818</c:v>
                      </c:pt>
                      <c:pt idx="19">
                        <c:v>12053.1818181818</c:v>
                      </c:pt>
                      <c:pt idx="20">
                        <c:v>12938.461538461501</c:v>
                      </c:pt>
                      <c:pt idx="21">
                        <c:v>12938.461538461501</c:v>
                      </c:pt>
                      <c:pt idx="22">
                        <c:v>11816.590909090901</c:v>
                      </c:pt>
                      <c:pt idx="23">
                        <c:v>11816.590909090901</c:v>
                      </c:pt>
                      <c:pt idx="24">
                        <c:v>13578.8461538462</c:v>
                      </c:pt>
                      <c:pt idx="25">
                        <c:v>13578.8461538462</c:v>
                      </c:pt>
                      <c:pt idx="26">
                        <c:v>11680.6818181818</c:v>
                      </c:pt>
                      <c:pt idx="27">
                        <c:v>11680.6818181818</c:v>
                      </c:pt>
                      <c:pt idx="28">
                        <c:v>9724.8076923076896</c:v>
                      </c:pt>
                      <c:pt idx="29">
                        <c:v>9724.8076923076896</c:v>
                      </c:pt>
                      <c:pt idx="30">
                        <c:v>10835.4545454545</c:v>
                      </c:pt>
                      <c:pt idx="31">
                        <c:v>10835.4545454545</c:v>
                      </c:pt>
                      <c:pt idx="32">
                        <c:v>13836.538461538499</c:v>
                      </c:pt>
                      <c:pt idx="33">
                        <c:v>13836.538461538499</c:v>
                      </c:pt>
                      <c:pt idx="34">
                        <c:v>11660</c:v>
                      </c:pt>
                      <c:pt idx="35">
                        <c:v>11660</c:v>
                      </c:pt>
                      <c:pt idx="36">
                        <c:v>13842.307692307701</c:v>
                      </c:pt>
                      <c:pt idx="37">
                        <c:v>13842.307692307701</c:v>
                      </c:pt>
                      <c:pt idx="38">
                        <c:v>11890</c:v>
                      </c:pt>
                      <c:pt idx="39">
                        <c:v>11890</c:v>
                      </c:pt>
                      <c:pt idx="40">
                        <c:v>14025</c:v>
                      </c:pt>
                      <c:pt idx="41">
                        <c:v>14025</c:v>
                      </c:pt>
                      <c:pt idx="42">
                        <c:v>11316.590909090901</c:v>
                      </c:pt>
                      <c:pt idx="43">
                        <c:v>11316.590909090901</c:v>
                      </c:pt>
                      <c:pt idx="44">
                        <c:v>13411.538461538499</c:v>
                      </c:pt>
                      <c:pt idx="45">
                        <c:v>13411.538461538499</c:v>
                      </c:pt>
                      <c:pt idx="46">
                        <c:v>11849.090909090901</c:v>
                      </c:pt>
                      <c:pt idx="47">
                        <c:v>11849.090909090901</c:v>
                      </c:pt>
                      <c:pt idx="48">
                        <c:v>13351.9230769231</c:v>
                      </c:pt>
                      <c:pt idx="49">
                        <c:v>13351.9230769231</c:v>
                      </c:pt>
                      <c:pt idx="50">
                        <c:v>11976.8181818182</c:v>
                      </c:pt>
                      <c:pt idx="51">
                        <c:v>11976.8181818182</c:v>
                      </c:pt>
                      <c:pt idx="52">
                        <c:v>12492.307692307701</c:v>
                      </c:pt>
                      <c:pt idx="53">
                        <c:v>12492.307692307701</c:v>
                      </c:pt>
                      <c:pt idx="54">
                        <c:v>11347.5</c:v>
                      </c:pt>
                      <c:pt idx="55">
                        <c:v>11347.5</c:v>
                      </c:pt>
                      <c:pt idx="56">
                        <c:v>9958.2692307692305</c:v>
                      </c:pt>
                      <c:pt idx="57">
                        <c:v>9958.2692307692305</c:v>
                      </c:pt>
                      <c:pt idx="58">
                        <c:v>10504.772727272701</c:v>
                      </c:pt>
                      <c:pt idx="59">
                        <c:v>10504.772727272701</c:v>
                      </c:pt>
                      <c:pt idx="60">
                        <c:v>13948.0769230769</c:v>
                      </c:pt>
                      <c:pt idx="61">
                        <c:v>13948.0769230769</c:v>
                      </c:pt>
                      <c:pt idx="62">
                        <c:v>12185.909090909099</c:v>
                      </c:pt>
                      <c:pt idx="63">
                        <c:v>12185.909090909099</c:v>
                      </c:pt>
                      <c:pt idx="64">
                        <c:v>12188.461538461501</c:v>
                      </c:pt>
                      <c:pt idx="65">
                        <c:v>12188.461538461501</c:v>
                      </c:pt>
                      <c:pt idx="66">
                        <c:v>11859.5454545455</c:v>
                      </c:pt>
                      <c:pt idx="67">
                        <c:v>11859.5454545455</c:v>
                      </c:pt>
                      <c:pt idx="68">
                        <c:v>14275</c:v>
                      </c:pt>
                      <c:pt idx="69">
                        <c:v>14275</c:v>
                      </c:pt>
                      <c:pt idx="70">
                        <c:v>12150</c:v>
                      </c:pt>
                      <c:pt idx="71">
                        <c:v>12150</c:v>
                      </c:pt>
                      <c:pt idx="72">
                        <c:v>13528.8461538462</c:v>
                      </c:pt>
                      <c:pt idx="73">
                        <c:v>13528.8461538462</c:v>
                      </c:pt>
                      <c:pt idx="74">
                        <c:v>12397.727272727299</c:v>
                      </c:pt>
                      <c:pt idx="75">
                        <c:v>12397.727272727299</c:v>
                      </c:pt>
                      <c:pt idx="76">
                        <c:v>14567.307692307701</c:v>
                      </c:pt>
                      <c:pt idx="77">
                        <c:v>14567.307692307701</c:v>
                      </c:pt>
                      <c:pt idx="78">
                        <c:v>12047.727272727299</c:v>
                      </c:pt>
                      <c:pt idx="79">
                        <c:v>12047.727272727299</c:v>
                      </c:pt>
                      <c:pt idx="80">
                        <c:v>12675</c:v>
                      </c:pt>
                      <c:pt idx="81">
                        <c:v>12675</c:v>
                      </c:pt>
                      <c:pt idx="82">
                        <c:v>12172.727272727299</c:v>
                      </c:pt>
                      <c:pt idx="83">
                        <c:v>12172.727272727299</c:v>
                      </c:pt>
                      <c:pt idx="84">
                        <c:v>10517.884615384601</c:v>
                      </c:pt>
                      <c:pt idx="85">
                        <c:v>10517.884615384601</c:v>
                      </c:pt>
                      <c:pt idx="86">
                        <c:v>11283.409090909099</c:v>
                      </c:pt>
                      <c:pt idx="87">
                        <c:v>11283.409090909099</c:v>
                      </c:pt>
                      <c:pt idx="88">
                        <c:v>14046.1538461538</c:v>
                      </c:pt>
                      <c:pt idx="89">
                        <c:v>14046.1538461538</c:v>
                      </c:pt>
                      <c:pt idx="90">
                        <c:v>12035.4545454545</c:v>
                      </c:pt>
                      <c:pt idx="91">
                        <c:v>12035.4545454545</c:v>
                      </c:pt>
                      <c:pt idx="92">
                        <c:v>13807.692307692299</c:v>
                      </c:pt>
                      <c:pt idx="93">
                        <c:v>13807.692307692299</c:v>
                      </c:pt>
                      <c:pt idx="94">
                        <c:v>11850</c:v>
                      </c:pt>
                      <c:pt idx="95">
                        <c:v>11850</c:v>
                      </c:pt>
                      <c:pt idx="96">
                        <c:v>14175</c:v>
                      </c:pt>
                      <c:pt idx="97">
                        <c:v>14175</c:v>
                      </c:pt>
                      <c:pt idx="98">
                        <c:v>11956.1363636364</c:v>
                      </c:pt>
                      <c:pt idx="99">
                        <c:v>11956.1363636364</c:v>
                      </c:pt>
                      <c:pt idx="100">
                        <c:v>13969.2307692308</c:v>
                      </c:pt>
                      <c:pt idx="101">
                        <c:v>13969.2307692308</c:v>
                      </c:pt>
                      <c:pt idx="102">
                        <c:v>11870.6818181818</c:v>
                      </c:pt>
                      <c:pt idx="103">
                        <c:v>11870.6818181818</c:v>
                      </c:pt>
                      <c:pt idx="104">
                        <c:v>13826.9230769231</c:v>
                      </c:pt>
                      <c:pt idx="105">
                        <c:v>13826.9230769231</c:v>
                      </c:pt>
                      <c:pt idx="106">
                        <c:v>12220</c:v>
                      </c:pt>
                      <c:pt idx="107">
                        <c:v>12220</c:v>
                      </c:pt>
                      <c:pt idx="108">
                        <c:v>12207.692307692299</c:v>
                      </c:pt>
                      <c:pt idx="109">
                        <c:v>12207.692307692299</c:v>
                      </c:pt>
                      <c:pt idx="110">
                        <c:v>11204.3181818182</c:v>
                      </c:pt>
                      <c:pt idx="111">
                        <c:v>11204.3181818182</c:v>
                      </c:pt>
                      <c:pt idx="112">
                        <c:v>9789.0384615384592</c:v>
                      </c:pt>
                      <c:pt idx="113">
                        <c:v>9789.0384615384592</c:v>
                      </c:pt>
                      <c:pt idx="114">
                        <c:v>10754.772727272701</c:v>
                      </c:pt>
                      <c:pt idx="115">
                        <c:v>10754.772727272701</c:v>
                      </c:pt>
                      <c:pt idx="116">
                        <c:v>13928.8461538462</c:v>
                      </c:pt>
                      <c:pt idx="117">
                        <c:v>13928.8461538462</c:v>
                      </c:pt>
                      <c:pt idx="118">
                        <c:v>11911.8181818182</c:v>
                      </c:pt>
                    </c:numCache>
                  </c:numRef>
                </c:yVal>
                <c:smooth val="0"/>
                <c:extLst>
                  <c:ext xmlns:c16="http://schemas.microsoft.com/office/drawing/2014/chart" uri="{C3380CC4-5D6E-409C-BE32-E72D297353CC}">
                    <c16:uniqueId val="{00000004-5DD1-480A-B985-97CEB6E47D54}"/>
                  </c:ext>
                </c:extLst>
              </c15:ser>
            </c15:filteredScatterSeries>
            <c15:filteredScatterSeries>
              <c15:ser>
                <c:idx val="4"/>
                <c:order val="4"/>
                <c:tx>
                  <c:strRef>
                    <c:extLst xmlns:c15="http://schemas.microsoft.com/office/drawing/2012/chart">
                      <c:ext xmlns:c15="http://schemas.microsoft.com/office/drawing/2012/chart" uri="{02D57815-91ED-43cb-92C2-25804820EDAC}">
                        <c15:formulaRef>
                          <c15:sqref>Flow!$I$1</c15:sqref>
                        </c15:formulaRef>
                      </c:ext>
                    </c:extLst>
                    <c:strCache>
                      <c:ptCount val="1"/>
                      <c:pt idx="0">
                        <c:v>Simulated ( 4 periods) and H.P Index 0.136</c:v>
                      </c:pt>
                    </c:strCache>
                  </c:strRef>
                </c:tx>
                <c:spPr>
                  <a:ln w="38100" cap="rnd">
                    <a:solidFill>
                      <a:srgbClr val="FF0000">
                        <a:alpha val="99000"/>
                      </a:srgbClr>
                    </a:solidFill>
                    <a:round/>
                  </a:ln>
                  <a:effectLst/>
                </c:spPr>
                <c:marker>
                  <c:symbol val="none"/>
                </c:marker>
                <c:xVal>
                  <c:numRef>
                    <c:extLst xmlns:c15="http://schemas.microsoft.com/office/drawing/2012/chart">
                      <c:ext xmlns:c15="http://schemas.microsoft.com/office/drawing/2012/chart" uri="{02D57815-91ED-43cb-92C2-25804820EDAC}">
                        <c15:formulaRef>
                          <c15:sqref>Flow!$H$2:$H$240</c15:sqref>
                        </c15:formulaRef>
                      </c:ext>
                    </c:extLst>
                    <c:numCache>
                      <c:formatCode>m/d/yyyy\ h:mm</c:formatCode>
                      <c:ptCount val="239"/>
                      <c:pt idx="0">
                        <c:v>43191</c:v>
                      </c:pt>
                      <c:pt idx="1">
                        <c:v>43191.208333333336</c:v>
                      </c:pt>
                      <c:pt idx="2">
                        <c:v>43191.208333333336</c:v>
                      </c:pt>
                      <c:pt idx="3">
                        <c:v>43191.416666666664</c:v>
                      </c:pt>
                      <c:pt idx="4">
                        <c:v>43191.416666666664</c:v>
                      </c:pt>
                      <c:pt idx="5">
                        <c:v>43191.583333333336</c:v>
                      </c:pt>
                      <c:pt idx="6">
                        <c:v>43191.583333333336</c:v>
                      </c:pt>
                      <c:pt idx="7">
                        <c:v>43192</c:v>
                      </c:pt>
                      <c:pt idx="8">
                        <c:v>43192</c:v>
                      </c:pt>
                      <c:pt idx="9">
                        <c:v>43192.208333333336</c:v>
                      </c:pt>
                      <c:pt idx="10">
                        <c:v>43192.208333333336</c:v>
                      </c:pt>
                      <c:pt idx="11">
                        <c:v>43192.416666666664</c:v>
                      </c:pt>
                      <c:pt idx="12">
                        <c:v>43192.416666666664</c:v>
                      </c:pt>
                      <c:pt idx="13">
                        <c:v>43192.583333333336</c:v>
                      </c:pt>
                      <c:pt idx="14">
                        <c:v>43192.583333333336</c:v>
                      </c:pt>
                      <c:pt idx="15">
                        <c:v>43193</c:v>
                      </c:pt>
                      <c:pt idx="16">
                        <c:v>43193</c:v>
                      </c:pt>
                      <c:pt idx="17">
                        <c:v>43193.208333333336</c:v>
                      </c:pt>
                      <c:pt idx="18">
                        <c:v>43193.208333333336</c:v>
                      </c:pt>
                      <c:pt idx="19">
                        <c:v>43193.416666666664</c:v>
                      </c:pt>
                      <c:pt idx="20">
                        <c:v>43193.416666666664</c:v>
                      </c:pt>
                      <c:pt idx="21">
                        <c:v>43193.583333333336</c:v>
                      </c:pt>
                      <c:pt idx="22">
                        <c:v>43193.583333333336</c:v>
                      </c:pt>
                      <c:pt idx="23">
                        <c:v>43194</c:v>
                      </c:pt>
                      <c:pt idx="24">
                        <c:v>43194</c:v>
                      </c:pt>
                      <c:pt idx="25">
                        <c:v>43194.208333333336</c:v>
                      </c:pt>
                      <c:pt idx="26">
                        <c:v>43194.208333333336</c:v>
                      </c:pt>
                      <c:pt idx="27">
                        <c:v>43194.416666666664</c:v>
                      </c:pt>
                      <c:pt idx="28">
                        <c:v>43194.416666666664</c:v>
                      </c:pt>
                      <c:pt idx="29">
                        <c:v>43194.583333333336</c:v>
                      </c:pt>
                      <c:pt idx="30">
                        <c:v>43194.583333333336</c:v>
                      </c:pt>
                      <c:pt idx="31">
                        <c:v>43195</c:v>
                      </c:pt>
                      <c:pt idx="32">
                        <c:v>43195</c:v>
                      </c:pt>
                      <c:pt idx="33">
                        <c:v>43195.208333333336</c:v>
                      </c:pt>
                      <c:pt idx="34">
                        <c:v>43195.208333333336</c:v>
                      </c:pt>
                      <c:pt idx="35">
                        <c:v>43195.416666666664</c:v>
                      </c:pt>
                      <c:pt idx="36">
                        <c:v>43195.416666666664</c:v>
                      </c:pt>
                      <c:pt idx="37">
                        <c:v>43195.583333333336</c:v>
                      </c:pt>
                      <c:pt idx="38">
                        <c:v>43195.583333333336</c:v>
                      </c:pt>
                      <c:pt idx="39">
                        <c:v>43196</c:v>
                      </c:pt>
                      <c:pt idx="40">
                        <c:v>43196</c:v>
                      </c:pt>
                      <c:pt idx="41">
                        <c:v>43196.208333333336</c:v>
                      </c:pt>
                      <c:pt idx="42">
                        <c:v>43196.208333333336</c:v>
                      </c:pt>
                      <c:pt idx="43">
                        <c:v>43196.416666666664</c:v>
                      </c:pt>
                      <c:pt idx="44">
                        <c:v>43196.416666666664</c:v>
                      </c:pt>
                      <c:pt idx="45">
                        <c:v>43196.583333333336</c:v>
                      </c:pt>
                      <c:pt idx="46">
                        <c:v>43196.583333333336</c:v>
                      </c:pt>
                      <c:pt idx="47">
                        <c:v>43197</c:v>
                      </c:pt>
                      <c:pt idx="48">
                        <c:v>43197</c:v>
                      </c:pt>
                      <c:pt idx="49">
                        <c:v>43197.208333333336</c:v>
                      </c:pt>
                      <c:pt idx="50">
                        <c:v>43197.208333333336</c:v>
                      </c:pt>
                      <c:pt idx="51">
                        <c:v>43197.416666666664</c:v>
                      </c:pt>
                      <c:pt idx="52">
                        <c:v>43197.416666666664</c:v>
                      </c:pt>
                      <c:pt idx="53">
                        <c:v>43197.583333333336</c:v>
                      </c:pt>
                      <c:pt idx="54">
                        <c:v>43197.583333333336</c:v>
                      </c:pt>
                      <c:pt idx="55">
                        <c:v>43198</c:v>
                      </c:pt>
                      <c:pt idx="56">
                        <c:v>43198</c:v>
                      </c:pt>
                      <c:pt idx="57">
                        <c:v>43198.208333333336</c:v>
                      </c:pt>
                      <c:pt idx="58">
                        <c:v>43198.208333333336</c:v>
                      </c:pt>
                      <c:pt idx="59">
                        <c:v>43198.416666666664</c:v>
                      </c:pt>
                      <c:pt idx="60">
                        <c:v>43198.416666666664</c:v>
                      </c:pt>
                      <c:pt idx="61">
                        <c:v>43198.583333333336</c:v>
                      </c:pt>
                      <c:pt idx="62">
                        <c:v>43198.583333333336</c:v>
                      </c:pt>
                      <c:pt idx="63">
                        <c:v>43199</c:v>
                      </c:pt>
                      <c:pt idx="64">
                        <c:v>43199</c:v>
                      </c:pt>
                      <c:pt idx="65">
                        <c:v>43199.208333333336</c:v>
                      </c:pt>
                      <c:pt idx="66">
                        <c:v>43199.208333333336</c:v>
                      </c:pt>
                      <c:pt idx="67">
                        <c:v>43199.416666666664</c:v>
                      </c:pt>
                      <c:pt idx="68">
                        <c:v>43199.416666666664</c:v>
                      </c:pt>
                      <c:pt idx="69">
                        <c:v>43199.583333333336</c:v>
                      </c:pt>
                      <c:pt idx="70">
                        <c:v>43199.583333333336</c:v>
                      </c:pt>
                      <c:pt idx="71">
                        <c:v>43200</c:v>
                      </c:pt>
                      <c:pt idx="72">
                        <c:v>43200</c:v>
                      </c:pt>
                      <c:pt idx="73">
                        <c:v>43200.208333333336</c:v>
                      </c:pt>
                      <c:pt idx="74">
                        <c:v>43200.208333333336</c:v>
                      </c:pt>
                      <c:pt idx="75">
                        <c:v>43200.416666666664</c:v>
                      </c:pt>
                      <c:pt idx="76">
                        <c:v>43200.416666666664</c:v>
                      </c:pt>
                      <c:pt idx="77">
                        <c:v>43200.583333333336</c:v>
                      </c:pt>
                      <c:pt idx="78">
                        <c:v>43200.583333333336</c:v>
                      </c:pt>
                      <c:pt idx="79">
                        <c:v>43201</c:v>
                      </c:pt>
                      <c:pt idx="80">
                        <c:v>43201</c:v>
                      </c:pt>
                      <c:pt idx="81">
                        <c:v>43201.208333333336</c:v>
                      </c:pt>
                      <c:pt idx="82">
                        <c:v>43201.208333333336</c:v>
                      </c:pt>
                      <c:pt idx="83">
                        <c:v>43201.416666666664</c:v>
                      </c:pt>
                      <c:pt idx="84">
                        <c:v>43201.416666666664</c:v>
                      </c:pt>
                      <c:pt idx="85">
                        <c:v>43201.583333333336</c:v>
                      </c:pt>
                      <c:pt idx="86">
                        <c:v>43201.583333333336</c:v>
                      </c:pt>
                      <c:pt idx="87">
                        <c:v>43202</c:v>
                      </c:pt>
                      <c:pt idx="88">
                        <c:v>43202</c:v>
                      </c:pt>
                      <c:pt idx="89">
                        <c:v>43202.208333333336</c:v>
                      </c:pt>
                      <c:pt idx="90">
                        <c:v>43202.208333333336</c:v>
                      </c:pt>
                      <c:pt idx="91">
                        <c:v>43202.416666666664</c:v>
                      </c:pt>
                      <c:pt idx="92">
                        <c:v>43202.416666666664</c:v>
                      </c:pt>
                      <c:pt idx="93">
                        <c:v>43202.583333333336</c:v>
                      </c:pt>
                      <c:pt idx="94">
                        <c:v>43202.583333333336</c:v>
                      </c:pt>
                      <c:pt idx="95">
                        <c:v>43203</c:v>
                      </c:pt>
                      <c:pt idx="96">
                        <c:v>43203</c:v>
                      </c:pt>
                      <c:pt idx="97">
                        <c:v>43203.208333333336</c:v>
                      </c:pt>
                      <c:pt idx="98">
                        <c:v>43203.208333333336</c:v>
                      </c:pt>
                      <c:pt idx="99">
                        <c:v>43203.416666666664</c:v>
                      </c:pt>
                      <c:pt idx="100">
                        <c:v>43203.416666666664</c:v>
                      </c:pt>
                      <c:pt idx="101">
                        <c:v>43203.583333333336</c:v>
                      </c:pt>
                      <c:pt idx="102">
                        <c:v>43203.583333333336</c:v>
                      </c:pt>
                      <c:pt idx="103">
                        <c:v>43204</c:v>
                      </c:pt>
                      <c:pt idx="104">
                        <c:v>43204</c:v>
                      </c:pt>
                      <c:pt idx="105">
                        <c:v>43204.208333333336</c:v>
                      </c:pt>
                      <c:pt idx="106">
                        <c:v>43204.208333333336</c:v>
                      </c:pt>
                      <c:pt idx="107">
                        <c:v>43204.416666666664</c:v>
                      </c:pt>
                      <c:pt idx="108">
                        <c:v>43204.416666666664</c:v>
                      </c:pt>
                      <c:pt idx="109">
                        <c:v>43204.583333333336</c:v>
                      </c:pt>
                      <c:pt idx="110">
                        <c:v>43204.583333333336</c:v>
                      </c:pt>
                      <c:pt idx="111">
                        <c:v>43205</c:v>
                      </c:pt>
                      <c:pt idx="112">
                        <c:v>43205</c:v>
                      </c:pt>
                      <c:pt idx="113">
                        <c:v>43205.208333333336</c:v>
                      </c:pt>
                      <c:pt idx="114">
                        <c:v>43205.208333333336</c:v>
                      </c:pt>
                      <c:pt idx="115">
                        <c:v>43205.416666666664</c:v>
                      </c:pt>
                      <c:pt idx="116">
                        <c:v>43205.416666666664</c:v>
                      </c:pt>
                      <c:pt idx="117">
                        <c:v>43205.583333333336</c:v>
                      </c:pt>
                      <c:pt idx="118">
                        <c:v>43205.583333333336</c:v>
                      </c:pt>
                      <c:pt idx="119">
                        <c:v>43206</c:v>
                      </c:pt>
                      <c:pt idx="120">
                        <c:v>43206</c:v>
                      </c:pt>
                      <c:pt idx="121">
                        <c:v>43206.208333333336</c:v>
                      </c:pt>
                      <c:pt idx="122">
                        <c:v>43206.208333333336</c:v>
                      </c:pt>
                      <c:pt idx="123">
                        <c:v>43206.416666666664</c:v>
                      </c:pt>
                      <c:pt idx="124">
                        <c:v>43206.416666666664</c:v>
                      </c:pt>
                      <c:pt idx="125">
                        <c:v>43206.583333333336</c:v>
                      </c:pt>
                      <c:pt idx="126">
                        <c:v>43206.583333333336</c:v>
                      </c:pt>
                      <c:pt idx="127">
                        <c:v>43207</c:v>
                      </c:pt>
                      <c:pt idx="128">
                        <c:v>43207</c:v>
                      </c:pt>
                      <c:pt idx="129">
                        <c:v>43207.208333333336</c:v>
                      </c:pt>
                      <c:pt idx="130">
                        <c:v>43207.208333333336</c:v>
                      </c:pt>
                      <c:pt idx="131">
                        <c:v>43207.416666666664</c:v>
                      </c:pt>
                      <c:pt idx="132">
                        <c:v>43207.416666666664</c:v>
                      </c:pt>
                      <c:pt idx="133">
                        <c:v>43207.583333333336</c:v>
                      </c:pt>
                      <c:pt idx="134">
                        <c:v>43207.583333333336</c:v>
                      </c:pt>
                      <c:pt idx="135">
                        <c:v>43208</c:v>
                      </c:pt>
                      <c:pt idx="136">
                        <c:v>43208</c:v>
                      </c:pt>
                      <c:pt idx="137">
                        <c:v>43208.208333333336</c:v>
                      </c:pt>
                      <c:pt idx="138">
                        <c:v>43208.208333333336</c:v>
                      </c:pt>
                      <c:pt idx="139">
                        <c:v>43208.416666666664</c:v>
                      </c:pt>
                      <c:pt idx="140">
                        <c:v>43208.416666666664</c:v>
                      </c:pt>
                      <c:pt idx="141">
                        <c:v>43208.583333333336</c:v>
                      </c:pt>
                      <c:pt idx="142">
                        <c:v>43208.583333333336</c:v>
                      </c:pt>
                      <c:pt idx="143">
                        <c:v>43209</c:v>
                      </c:pt>
                      <c:pt idx="144">
                        <c:v>43209</c:v>
                      </c:pt>
                      <c:pt idx="145">
                        <c:v>43209.208333333336</c:v>
                      </c:pt>
                      <c:pt idx="146">
                        <c:v>43209.208333333336</c:v>
                      </c:pt>
                      <c:pt idx="147">
                        <c:v>43209.416666666664</c:v>
                      </c:pt>
                      <c:pt idx="148">
                        <c:v>43209.416666666664</c:v>
                      </c:pt>
                      <c:pt idx="149">
                        <c:v>43209.583333333336</c:v>
                      </c:pt>
                      <c:pt idx="150">
                        <c:v>43209.583333333336</c:v>
                      </c:pt>
                      <c:pt idx="151">
                        <c:v>43210</c:v>
                      </c:pt>
                      <c:pt idx="152">
                        <c:v>43210</c:v>
                      </c:pt>
                      <c:pt idx="153">
                        <c:v>43210.208333333336</c:v>
                      </c:pt>
                      <c:pt idx="154">
                        <c:v>43210.208333333336</c:v>
                      </c:pt>
                      <c:pt idx="155">
                        <c:v>43210.416666666664</c:v>
                      </c:pt>
                      <c:pt idx="156">
                        <c:v>43210.416666666664</c:v>
                      </c:pt>
                      <c:pt idx="157">
                        <c:v>43210.583333333336</c:v>
                      </c:pt>
                      <c:pt idx="158">
                        <c:v>43210.583333333336</c:v>
                      </c:pt>
                      <c:pt idx="159">
                        <c:v>43211</c:v>
                      </c:pt>
                      <c:pt idx="160">
                        <c:v>43211</c:v>
                      </c:pt>
                      <c:pt idx="161">
                        <c:v>43211.208333333336</c:v>
                      </c:pt>
                      <c:pt idx="162">
                        <c:v>43211.208333333336</c:v>
                      </c:pt>
                      <c:pt idx="163">
                        <c:v>43211.416666666664</c:v>
                      </c:pt>
                      <c:pt idx="164">
                        <c:v>43211.416666666664</c:v>
                      </c:pt>
                      <c:pt idx="165">
                        <c:v>43211.583333333336</c:v>
                      </c:pt>
                      <c:pt idx="166">
                        <c:v>43211.583333333336</c:v>
                      </c:pt>
                      <c:pt idx="167">
                        <c:v>43212</c:v>
                      </c:pt>
                      <c:pt idx="168">
                        <c:v>43212</c:v>
                      </c:pt>
                      <c:pt idx="169">
                        <c:v>43212.208333333336</c:v>
                      </c:pt>
                      <c:pt idx="170">
                        <c:v>43212.208333333336</c:v>
                      </c:pt>
                      <c:pt idx="171">
                        <c:v>43212.416666666664</c:v>
                      </c:pt>
                      <c:pt idx="172">
                        <c:v>43212.416666666664</c:v>
                      </c:pt>
                      <c:pt idx="173">
                        <c:v>43212.583333333336</c:v>
                      </c:pt>
                      <c:pt idx="174">
                        <c:v>43212.583333333336</c:v>
                      </c:pt>
                      <c:pt idx="175">
                        <c:v>43213</c:v>
                      </c:pt>
                      <c:pt idx="176">
                        <c:v>43213</c:v>
                      </c:pt>
                      <c:pt idx="177">
                        <c:v>43213.208333333336</c:v>
                      </c:pt>
                      <c:pt idx="178">
                        <c:v>43213.208333333336</c:v>
                      </c:pt>
                      <c:pt idx="179">
                        <c:v>43213.416666666664</c:v>
                      </c:pt>
                      <c:pt idx="180">
                        <c:v>43213.416666666664</c:v>
                      </c:pt>
                      <c:pt idx="181">
                        <c:v>43213.583333333336</c:v>
                      </c:pt>
                      <c:pt idx="182">
                        <c:v>43213.583333333336</c:v>
                      </c:pt>
                      <c:pt idx="183">
                        <c:v>43214</c:v>
                      </c:pt>
                      <c:pt idx="184">
                        <c:v>43214</c:v>
                      </c:pt>
                      <c:pt idx="185">
                        <c:v>43214.208333333336</c:v>
                      </c:pt>
                      <c:pt idx="186">
                        <c:v>43214.208333333336</c:v>
                      </c:pt>
                      <c:pt idx="187">
                        <c:v>43214.416666666664</c:v>
                      </c:pt>
                      <c:pt idx="188">
                        <c:v>43214.416666666664</c:v>
                      </c:pt>
                      <c:pt idx="189">
                        <c:v>43214.583333333336</c:v>
                      </c:pt>
                      <c:pt idx="190">
                        <c:v>43214.583333333336</c:v>
                      </c:pt>
                      <c:pt idx="191">
                        <c:v>43215</c:v>
                      </c:pt>
                      <c:pt idx="192">
                        <c:v>43215</c:v>
                      </c:pt>
                      <c:pt idx="193">
                        <c:v>43215.208333333336</c:v>
                      </c:pt>
                      <c:pt idx="194">
                        <c:v>43215.208333333336</c:v>
                      </c:pt>
                      <c:pt idx="195">
                        <c:v>43215.416666666664</c:v>
                      </c:pt>
                      <c:pt idx="196">
                        <c:v>43215.416666666664</c:v>
                      </c:pt>
                      <c:pt idx="197">
                        <c:v>43215.583333333336</c:v>
                      </c:pt>
                      <c:pt idx="198">
                        <c:v>43215.583333333336</c:v>
                      </c:pt>
                      <c:pt idx="199">
                        <c:v>43216</c:v>
                      </c:pt>
                      <c:pt idx="200">
                        <c:v>43216</c:v>
                      </c:pt>
                      <c:pt idx="201">
                        <c:v>43216.208333333336</c:v>
                      </c:pt>
                      <c:pt idx="202">
                        <c:v>43216.208333333336</c:v>
                      </c:pt>
                      <c:pt idx="203">
                        <c:v>43216.416666666664</c:v>
                      </c:pt>
                      <c:pt idx="204">
                        <c:v>43216.416666666664</c:v>
                      </c:pt>
                      <c:pt idx="205">
                        <c:v>43216.583333333336</c:v>
                      </c:pt>
                      <c:pt idx="206">
                        <c:v>43216.583333333336</c:v>
                      </c:pt>
                      <c:pt idx="207">
                        <c:v>43217</c:v>
                      </c:pt>
                      <c:pt idx="208">
                        <c:v>43217</c:v>
                      </c:pt>
                      <c:pt idx="209">
                        <c:v>43217.208333333336</c:v>
                      </c:pt>
                      <c:pt idx="210">
                        <c:v>43217.208333333336</c:v>
                      </c:pt>
                      <c:pt idx="211">
                        <c:v>43217.416666666664</c:v>
                      </c:pt>
                      <c:pt idx="212">
                        <c:v>43217.416666666664</c:v>
                      </c:pt>
                      <c:pt idx="213">
                        <c:v>43217.583333333336</c:v>
                      </c:pt>
                      <c:pt idx="214">
                        <c:v>43217.583333333336</c:v>
                      </c:pt>
                      <c:pt idx="215">
                        <c:v>43218</c:v>
                      </c:pt>
                      <c:pt idx="216">
                        <c:v>43218</c:v>
                      </c:pt>
                      <c:pt idx="217">
                        <c:v>43218.208333333336</c:v>
                      </c:pt>
                      <c:pt idx="218">
                        <c:v>43218.208333333336</c:v>
                      </c:pt>
                      <c:pt idx="219">
                        <c:v>43218.416666666664</c:v>
                      </c:pt>
                      <c:pt idx="220">
                        <c:v>43218.416666666664</c:v>
                      </c:pt>
                      <c:pt idx="221">
                        <c:v>43218.583333333336</c:v>
                      </c:pt>
                      <c:pt idx="222">
                        <c:v>43218.583333333336</c:v>
                      </c:pt>
                      <c:pt idx="223">
                        <c:v>43219</c:v>
                      </c:pt>
                      <c:pt idx="224">
                        <c:v>43219</c:v>
                      </c:pt>
                      <c:pt idx="225">
                        <c:v>43219.208333333336</c:v>
                      </c:pt>
                      <c:pt idx="226">
                        <c:v>43219.208333333336</c:v>
                      </c:pt>
                      <c:pt idx="227">
                        <c:v>43219.416666666664</c:v>
                      </c:pt>
                      <c:pt idx="228">
                        <c:v>43219.416666666664</c:v>
                      </c:pt>
                      <c:pt idx="229">
                        <c:v>43219.583333333336</c:v>
                      </c:pt>
                      <c:pt idx="230">
                        <c:v>43219.583333333336</c:v>
                      </c:pt>
                      <c:pt idx="231">
                        <c:v>43220</c:v>
                      </c:pt>
                      <c:pt idx="232">
                        <c:v>43220</c:v>
                      </c:pt>
                      <c:pt idx="233">
                        <c:v>43220.208333333336</c:v>
                      </c:pt>
                      <c:pt idx="234">
                        <c:v>43220.208333333336</c:v>
                      </c:pt>
                      <c:pt idx="235">
                        <c:v>43220.416666666664</c:v>
                      </c:pt>
                      <c:pt idx="236">
                        <c:v>43220.416666666664</c:v>
                      </c:pt>
                      <c:pt idx="237">
                        <c:v>43220.583333333336</c:v>
                      </c:pt>
                      <c:pt idx="238">
                        <c:v>43220.583333333336</c:v>
                      </c:pt>
                    </c:numCache>
                  </c:numRef>
                </c:xVal>
                <c:yVal>
                  <c:numRef>
                    <c:extLst xmlns:c15="http://schemas.microsoft.com/office/drawing/2012/chart">
                      <c:ext xmlns:c15="http://schemas.microsoft.com/office/drawing/2012/chart" uri="{02D57815-91ED-43cb-92C2-25804820EDAC}">
                        <c15:formulaRef>
                          <c15:sqref>Flow!$I$2:$I$240</c15:sqref>
                        </c15:formulaRef>
                      </c:ext>
                    </c:extLst>
                    <c:numCache>
                      <c:formatCode>General</c:formatCode>
                      <c:ptCount val="239"/>
                      <c:pt idx="0">
                        <c:v>12565</c:v>
                      </c:pt>
                      <c:pt idx="1">
                        <c:v>12565</c:v>
                      </c:pt>
                      <c:pt idx="2">
                        <c:v>9317.5</c:v>
                      </c:pt>
                      <c:pt idx="3">
                        <c:v>9317.5</c:v>
                      </c:pt>
                      <c:pt idx="4">
                        <c:v>9383.75</c:v>
                      </c:pt>
                      <c:pt idx="5">
                        <c:v>9383.75</c:v>
                      </c:pt>
                      <c:pt idx="6">
                        <c:v>11048.5</c:v>
                      </c:pt>
                      <c:pt idx="7">
                        <c:v>11048.5</c:v>
                      </c:pt>
                      <c:pt idx="8">
                        <c:v>11587</c:v>
                      </c:pt>
                      <c:pt idx="9">
                        <c:v>11587</c:v>
                      </c:pt>
                      <c:pt idx="10">
                        <c:v>10366.5</c:v>
                      </c:pt>
                      <c:pt idx="11">
                        <c:v>10366.5</c:v>
                      </c:pt>
                      <c:pt idx="12">
                        <c:v>13062.5</c:v>
                      </c:pt>
                      <c:pt idx="13">
                        <c:v>13062.5</c:v>
                      </c:pt>
                      <c:pt idx="14">
                        <c:v>14315</c:v>
                      </c:pt>
                      <c:pt idx="15">
                        <c:v>14315</c:v>
                      </c:pt>
                      <c:pt idx="16">
                        <c:v>12470</c:v>
                      </c:pt>
                      <c:pt idx="17">
                        <c:v>12470</c:v>
                      </c:pt>
                      <c:pt idx="18">
                        <c:v>10433</c:v>
                      </c:pt>
                      <c:pt idx="19">
                        <c:v>10433</c:v>
                      </c:pt>
                      <c:pt idx="20">
                        <c:v>13018.75</c:v>
                      </c:pt>
                      <c:pt idx="21">
                        <c:v>13018.75</c:v>
                      </c:pt>
                      <c:pt idx="22">
                        <c:v>14092.5</c:v>
                      </c:pt>
                      <c:pt idx="23">
                        <c:v>14092.5</c:v>
                      </c:pt>
                      <c:pt idx="24">
                        <c:v>12310</c:v>
                      </c:pt>
                      <c:pt idx="25">
                        <c:v>12310</c:v>
                      </c:pt>
                      <c:pt idx="26">
                        <c:v>10155.5</c:v>
                      </c:pt>
                      <c:pt idx="27">
                        <c:v>10155.5</c:v>
                      </c:pt>
                      <c:pt idx="28">
                        <c:v>12850</c:v>
                      </c:pt>
                      <c:pt idx="29">
                        <c:v>12850</c:v>
                      </c:pt>
                      <c:pt idx="30">
                        <c:v>13885</c:v>
                      </c:pt>
                      <c:pt idx="31">
                        <c:v>13885</c:v>
                      </c:pt>
                      <c:pt idx="32">
                        <c:v>12090</c:v>
                      </c:pt>
                      <c:pt idx="33">
                        <c:v>12090</c:v>
                      </c:pt>
                      <c:pt idx="34">
                        <c:v>10493</c:v>
                      </c:pt>
                      <c:pt idx="35">
                        <c:v>10493</c:v>
                      </c:pt>
                      <c:pt idx="36">
                        <c:v>13175</c:v>
                      </c:pt>
                      <c:pt idx="37">
                        <c:v>13175</c:v>
                      </c:pt>
                      <c:pt idx="38">
                        <c:v>14147.5</c:v>
                      </c:pt>
                      <c:pt idx="39">
                        <c:v>14147.5</c:v>
                      </c:pt>
                      <c:pt idx="40">
                        <c:v>12415</c:v>
                      </c:pt>
                      <c:pt idx="41">
                        <c:v>12415</c:v>
                      </c:pt>
                      <c:pt idx="42">
                        <c:v>10362</c:v>
                      </c:pt>
                      <c:pt idx="43">
                        <c:v>10362</c:v>
                      </c:pt>
                      <c:pt idx="44">
                        <c:v>13293.75</c:v>
                      </c:pt>
                      <c:pt idx="45">
                        <c:v>13293.75</c:v>
                      </c:pt>
                      <c:pt idx="46">
                        <c:v>13307.5</c:v>
                      </c:pt>
                      <c:pt idx="47">
                        <c:v>13307.5</c:v>
                      </c:pt>
                      <c:pt idx="48">
                        <c:v>12160</c:v>
                      </c:pt>
                      <c:pt idx="49">
                        <c:v>12160</c:v>
                      </c:pt>
                      <c:pt idx="50">
                        <c:v>10246.5</c:v>
                      </c:pt>
                      <c:pt idx="51">
                        <c:v>10246.5</c:v>
                      </c:pt>
                      <c:pt idx="52">
                        <c:v>13318.75</c:v>
                      </c:pt>
                      <c:pt idx="53">
                        <c:v>13318.75</c:v>
                      </c:pt>
                      <c:pt idx="54">
                        <c:v>14182.5</c:v>
                      </c:pt>
                      <c:pt idx="55">
                        <c:v>14182.5</c:v>
                      </c:pt>
                      <c:pt idx="56">
                        <c:v>12035</c:v>
                      </c:pt>
                      <c:pt idx="57">
                        <c:v>12035</c:v>
                      </c:pt>
                      <c:pt idx="58">
                        <c:v>9400.5</c:v>
                      </c:pt>
                      <c:pt idx="59">
                        <c:v>9400.5</c:v>
                      </c:pt>
                      <c:pt idx="60">
                        <c:v>9306.875</c:v>
                      </c:pt>
                      <c:pt idx="61">
                        <c:v>9306.875</c:v>
                      </c:pt>
                      <c:pt idx="62">
                        <c:v>10510.5</c:v>
                      </c:pt>
                      <c:pt idx="63">
                        <c:v>10510.5</c:v>
                      </c:pt>
                      <c:pt idx="64">
                        <c:v>11055</c:v>
                      </c:pt>
                      <c:pt idx="65">
                        <c:v>11055</c:v>
                      </c:pt>
                      <c:pt idx="66">
                        <c:v>10128</c:v>
                      </c:pt>
                      <c:pt idx="67">
                        <c:v>10128</c:v>
                      </c:pt>
                      <c:pt idx="68">
                        <c:v>13350</c:v>
                      </c:pt>
                      <c:pt idx="69">
                        <c:v>13350</c:v>
                      </c:pt>
                      <c:pt idx="70">
                        <c:v>14477.5</c:v>
                      </c:pt>
                      <c:pt idx="71">
                        <c:v>14477.5</c:v>
                      </c:pt>
                      <c:pt idx="72">
                        <c:v>11865</c:v>
                      </c:pt>
                      <c:pt idx="73">
                        <c:v>11865</c:v>
                      </c:pt>
                      <c:pt idx="74">
                        <c:v>10112</c:v>
                      </c:pt>
                      <c:pt idx="75">
                        <c:v>10112</c:v>
                      </c:pt>
                      <c:pt idx="76">
                        <c:v>13537.5</c:v>
                      </c:pt>
                      <c:pt idx="77">
                        <c:v>13537.5</c:v>
                      </c:pt>
                      <c:pt idx="78">
                        <c:v>14452.5</c:v>
                      </c:pt>
                      <c:pt idx="79">
                        <c:v>14452.5</c:v>
                      </c:pt>
                      <c:pt idx="80">
                        <c:v>12194</c:v>
                      </c:pt>
                      <c:pt idx="81">
                        <c:v>12194</c:v>
                      </c:pt>
                      <c:pt idx="82">
                        <c:v>10274</c:v>
                      </c:pt>
                      <c:pt idx="83">
                        <c:v>10274</c:v>
                      </c:pt>
                      <c:pt idx="84">
                        <c:v>13718.75</c:v>
                      </c:pt>
                      <c:pt idx="85">
                        <c:v>13718.75</c:v>
                      </c:pt>
                      <c:pt idx="86">
                        <c:v>14502.5</c:v>
                      </c:pt>
                      <c:pt idx="87">
                        <c:v>14502.5</c:v>
                      </c:pt>
                      <c:pt idx="88">
                        <c:v>11340</c:v>
                      </c:pt>
                      <c:pt idx="89">
                        <c:v>11340</c:v>
                      </c:pt>
                      <c:pt idx="90">
                        <c:v>9871.5</c:v>
                      </c:pt>
                      <c:pt idx="91">
                        <c:v>9871.5</c:v>
                      </c:pt>
                      <c:pt idx="92">
                        <c:v>12600</c:v>
                      </c:pt>
                      <c:pt idx="93">
                        <c:v>12600</c:v>
                      </c:pt>
                      <c:pt idx="94">
                        <c:v>14307.5</c:v>
                      </c:pt>
                      <c:pt idx="95">
                        <c:v>14307.5</c:v>
                      </c:pt>
                      <c:pt idx="96">
                        <c:v>12145</c:v>
                      </c:pt>
                      <c:pt idx="97">
                        <c:v>12145</c:v>
                      </c:pt>
                      <c:pt idx="98">
                        <c:v>10283</c:v>
                      </c:pt>
                      <c:pt idx="99">
                        <c:v>10283</c:v>
                      </c:pt>
                      <c:pt idx="100">
                        <c:v>13781.25</c:v>
                      </c:pt>
                      <c:pt idx="101">
                        <c:v>13781.25</c:v>
                      </c:pt>
                      <c:pt idx="102">
                        <c:v>13672.5</c:v>
                      </c:pt>
                      <c:pt idx="103">
                        <c:v>13672.5</c:v>
                      </c:pt>
                      <c:pt idx="104">
                        <c:v>12270</c:v>
                      </c:pt>
                      <c:pt idx="105">
                        <c:v>12270</c:v>
                      </c:pt>
                      <c:pt idx="106">
                        <c:v>10324</c:v>
                      </c:pt>
                      <c:pt idx="107">
                        <c:v>10324</c:v>
                      </c:pt>
                      <c:pt idx="108">
                        <c:v>12643.75</c:v>
                      </c:pt>
                      <c:pt idx="109">
                        <c:v>12643.75</c:v>
                      </c:pt>
                      <c:pt idx="110">
                        <c:v>12850</c:v>
                      </c:pt>
                      <c:pt idx="111">
                        <c:v>12850</c:v>
                      </c:pt>
                      <c:pt idx="112">
                        <c:v>11644</c:v>
                      </c:pt>
                      <c:pt idx="113">
                        <c:v>11644</c:v>
                      </c:pt>
                      <c:pt idx="114">
                        <c:v>9599.5</c:v>
                      </c:pt>
                      <c:pt idx="115">
                        <c:v>9599.5</c:v>
                      </c:pt>
                      <c:pt idx="116">
                        <c:v>9860</c:v>
                      </c:pt>
                      <c:pt idx="117">
                        <c:v>9860</c:v>
                      </c:pt>
                      <c:pt idx="118">
                        <c:v>10477.25</c:v>
                      </c:pt>
                      <c:pt idx="119">
                        <c:v>10477.25</c:v>
                      </c:pt>
                      <c:pt idx="120">
                        <c:v>10571</c:v>
                      </c:pt>
                      <c:pt idx="121">
                        <c:v>10571</c:v>
                      </c:pt>
                      <c:pt idx="122">
                        <c:v>10044.5</c:v>
                      </c:pt>
                      <c:pt idx="123">
                        <c:v>10044.5</c:v>
                      </c:pt>
                      <c:pt idx="124">
                        <c:v>13512.5</c:v>
                      </c:pt>
                      <c:pt idx="125">
                        <c:v>13512.5</c:v>
                      </c:pt>
                      <c:pt idx="126">
                        <c:v>14632.5</c:v>
                      </c:pt>
                      <c:pt idx="127">
                        <c:v>14632.5</c:v>
                      </c:pt>
                      <c:pt idx="128">
                        <c:v>12375</c:v>
                      </c:pt>
                      <c:pt idx="129">
                        <c:v>12375</c:v>
                      </c:pt>
                      <c:pt idx="130">
                        <c:v>10674</c:v>
                      </c:pt>
                      <c:pt idx="131">
                        <c:v>10674</c:v>
                      </c:pt>
                      <c:pt idx="132">
                        <c:v>12831.25</c:v>
                      </c:pt>
                      <c:pt idx="133">
                        <c:v>12831.25</c:v>
                      </c:pt>
                      <c:pt idx="134">
                        <c:v>12385</c:v>
                      </c:pt>
                      <c:pt idx="135">
                        <c:v>12385</c:v>
                      </c:pt>
                      <c:pt idx="136">
                        <c:v>12120</c:v>
                      </c:pt>
                      <c:pt idx="137">
                        <c:v>12120</c:v>
                      </c:pt>
                      <c:pt idx="138">
                        <c:v>10666</c:v>
                      </c:pt>
                      <c:pt idx="139">
                        <c:v>10666</c:v>
                      </c:pt>
                      <c:pt idx="140">
                        <c:v>13993.75</c:v>
                      </c:pt>
                      <c:pt idx="141">
                        <c:v>13993.75</c:v>
                      </c:pt>
                      <c:pt idx="142">
                        <c:v>14765</c:v>
                      </c:pt>
                      <c:pt idx="143">
                        <c:v>14765</c:v>
                      </c:pt>
                      <c:pt idx="144">
                        <c:v>12445</c:v>
                      </c:pt>
                      <c:pt idx="145">
                        <c:v>12445</c:v>
                      </c:pt>
                      <c:pt idx="146">
                        <c:v>10675</c:v>
                      </c:pt>
                      <c:pt idx="147">
                        <c:v>10675</c:v>
                      </c:pt>
                      <c:pt idx="148">
                        <c:v>13787.5</c:v>
                      </c:pt>
                      <c:pt idx="149">
                        <c:v>13787.5</c:v>
                      </c:pt>
                      <c:pt idx="150">
                        <c:v>13877.5</c:v>
                      </c:pt>
                      <c:pt idx="151">
                        <c:v>13877.5</c:v>
                      </c:pt>
                      <c:pt idx="152">
                        <c:v>12470</c:v>
                      </c:pt>
                      <c:pt idx="153">
                        <c:v>12470</c:v>
                      </c:pt>
                      <c:pt idx="154">
                        <c:v>11430</c:v>
                      </c:pt>
                      <c:pt idx="155">
                        <c:v>11430</c:v>
                      </c:pt>
                      <c:pt idx="156">
                        <c:v>14818.75</c:v>
                      </c:pt>
                      <c:pt idx="157">
                        <c:v>14818.75</c:v>
                      </c:pt>
                      <c:pt idx="158">
                        <c:v>14725</c:v>
                      </c:pt>
                      <c:pt idx="159">
                        <c:v>14725</c:v>
                      </c:pt>
                      <c:pt idx="160">
                        <c:v>12320</c:v>
                      </c:pt>
                      <c:pt idx="161">
                        <c:v>12320</c:v>
                      </c:pt>
                      <c:pt idx="162">
                        <c:v>10375</c:v>
                      </c:pt>
                      <c:pt idx="163">
                        <c:v>10375</c:v>
                      </c:pt>
                      <c:pt idx="164">
                        <c:v>12687.5</c:v>
                      </c:pt>
                      <c:pt idx="165">
                        <c:v>12687.5</c:v>
                      </c:pt>
                      <c:pt idx="166">
                        <c:v>13022.5</c:v>
                      </c:pt>
                      <c:pt idx="167">
                        <c:v>13022.5</c:v>
                      </c:pt>
                      <c:pt idx="168">
                        <c:v>12415</c:v>
                      </c:pt>
                      <c:pt idx="169">
                        <c:v>12415</c:v>
                      </c:pt>
                      <c:pt idx="170">
                        <c:v>10895</c:v>
                      </c:pt>
                      <c:pt idx="171">
                        <c:v>10895</c:v>
                      </c:pt>
                      <c:pt idx="172">
                        <c:v>9843.125</c:v>
                      </c:pt>
                      <c:pt idx="173">
                        <c:v>9843.125</c:v>
                      </c:pt>
                      <c:pt idx="174">
                        <c:v>11443.5</c:v>
                      </c:pt>
                      <c:pt idx="175">
                        <c:v>11443.5</c:v>
                      </c:pt>
                      <c:pt idx="176">
                        <c:v>11336</c:v>
                      </c:pt>
                      <c:pt idx="177">
                        <c:v>11336</c:v>
                      </c:pt>
                      <c:pt idx="178">
                        <c:v>10442.5</c:v>
                      </c:pt>
                      <c:pt idx="179">
                        <c:v>10442.5</c:v>
                      </c:pt>
                      <c:pt idx="180">
                        <c:v>13418.75</c:v>
                      </c:pt>
                      <c:pt idx="181">
                        <c:v>13418.75</c:v>
                      </c:pt>
                      <c:pt idx="182">
                        <c:v>14750</c:v>
                      </c:pt>
                      <c:pt idx="183">
                        <c:v>14750</c:v>
                      </c:pt>
                      <c:pt idx="184">
                        <c:v>12305</c:v>
                      </c:pt>
                      <c:pt idx="185">
                        <c:v>12305</c:v>
                      </c:pt>
                      <c:pt idx="186">
                        <c:v>10448</c:v>
                      </c:pt>
                      <c:pt idx="187">
                        <c:v>10448</c:v>
                      </c:pt>
                      <c:pt idx="188">
                        <c:v>13681.25</c:v>
                      </c:pt>
                      <c:pt idx="189">
                        <c:v>13681.25</c:v>
                      </c:pt>
                      <c:pt idx="190">
                        <c:v>14325</c:v>
                      </c:pt>
                      <c:pt idx="191">
                        <c:v>14325</c:v>
                      </c:pt>
                      <c:pt idx="192">
                        <c:v>12012.5</c:v>
                      </c:pt>
                      <c:pt idx="193">
                        <c:v>12012.5</c:v>
                      </c:pt>
                      <c:pt idx="194">
                        <c:v>10322.5</c:v>
                      </c:pt>
                      <c:pt idx="195">
                        <c:v>10322.5</c:v>
                      </c:pt>
                      <c:pt idx="196">
                        <c:v>13762.5</c:v>
                      </c:pt>
                      <c:pt idx="197">
                        <c:v>13762.5</c:v>
                      </c:pt>
                      <c:pt idx="198">
                        <c:v>14777.5</c:v>
                      </c:pt>
                      <c:pt idx="199">
                        <c:v>14777.5</c:v>
                      </c:pt>
                      <c:pt idx="200">
                        <c:v>12240</c:v>
                      </c:pt>
                      <c:pt idx="201">
                        <c:v>12240</c:v>
                      </c:pt>
                      <c:pt idx="202">
                        <c:v>10358.5</c:v>
                      </c:pt>
                      <c:pt idx="203">
                        <c:v>10358.5</c:v>
                      </c:pt>
                      <c:pt idx="204">
                        <c:v>13725</c:v>
                      </c:pt>
                      <c:pt idx="205">
                        <c:v>13725</c:v>
                      </c:pt>
                      <c:pt idx="206">
                        <c:v>14537.5</c:v>
                      </c:pt>
                      <c:pt idx="207">
                        <c:v>14537.5</c:v>
                      </c:pt>
                      <c:pt idx="208">
                        <c:v>12275</c:v>
                      </c:pt>
                      <c:pt idx="209">
                        <c:v>12275</c:v>
                      </c:pt>
                      <c:pt idx="210">
                        <c:v>9985.5</c:v>
                      </c:pt>
                      <c:pt idx="211">
                        <c:v>9985.5</c:v>
                      </c:pt>
                      <c:pt idx="212">
                        <c:v>13525</c:v>
                      </c:pt>
                      <c:pt idx="213">
                        <c:v>13525</c:v>
                      </c:pt>
                      <c:pt idx="214">
                        <c:v>14472.5</c:v>
                      </c:pt>
                      <c:pt idx="215">
                        <c:v>14472.5</c:v>
                      </c:pt>
                      <c:pt idx="216">
                        <c:v>12665</c:v>
                      </c:pt>
                      <c:pt idx="217">
                        <c:v>12665</c:v>
                      </c:pt>
                      <c:pt idx="218">
                        <c:v>10224</c:v>
                      </c:pt>
                      <c:pt idx="219">
                        <c:v>10224</c:v>
                      </c:pt>
                      <c:pt idx="220">
                        <c:v>11731.25</c:v>
                      </c:pt>
                      <c:pt idx="221">
                        <c:v>11731.25</c:v>
                      </c:pt>
                      <c:pt idx="222">
                        <c:v>12947.5</c:v>
                      </c:pt>
                      <c:pt idx="223">
                        <c:v>12947.5</c:v>
                      </c:pt>
                      <c:pt idx="224">
                        <c:v>11587.5</c:v>
                      </c:pt>
                      <c:pt idx="225">
                        <c:v>11587.5</c:v>
                      </c:pt>
                      <c:pt idx="226">
                        <c:v>9218</c:v>
                      </c:pt>
                      <c:pt idx="227">
                        <c:v>9218</c:v>
                      </c:pt>
                      <c:pt idx="228">
                        <c:v>9646.875</c:v>
                      </c:pt>
                      <c:pt idx="229">
                        <c:v>9646.875</c:v>
                      </c:pt>
                      <c:pt idx="230">
                        <c:v>10429</c:v>
                      </c:pt>
                      <c:pt idx="231">
                        <c:v>10429</c:v>
                      </c:pt>
                      <c:pt idx="232">
                        <c:v>10930.5</c:v>
                      </c:pt>
                      <c:pt idx="233">
                        <c:v>10930.5</c:v>
                      </c:pt>
                      <c:pt idx="234">
                        <c:v>10190</c:v>
                      </c:pt>
                      <c:pt idx="235">
                        <c:v>10190</c:v>
                      </c:pt>
                      <c:pt idx="236">
                        <c:v>13687.5</c:v>
                      </c:pt>
                      <c:pt idx="237">
                        <c:v>13687.5</c:v>
                      </c:pt>
                      <c:pt idx="238">
                        <c:v>14497.5</c:v>
                      </c:pt>
                    </c:numCache>
                  </c:numRef>
                </c:yVal>
                <c:smooth val="0"/>
                <c:extLst xmlns:c15="http://schemas.microsoft.com/office/drawing/2012/chart">
                  <c:ext xmlns:c16="http://schemas.microsoft.com/office/drawing/2014/chart" uri="{C3380CC4-5D6E-409C-BE32-E72D297353CC}">
                    <c16:uniqueId val="{00000005-5DD1-480A-B985-97CEB6E47D54}"/>
                  </c:ext>
                </c:extLst>
              </c15:ser>
            </c15:filteredScatterSeries>
          </c:ext>
        </c:extLst>
      </c:scatterChart>
      <c:valAx>
        <c:axId val="1736376735"/>
        <c:scaling>
          <c:orientation val="minMax"/>
          <c:max val="43222"/>
          <c:min val="43190"/>
        </c:scaling>
        <c:delete val="0"/>
        <c:axPos val="b"/>
        <c:majorGridlines>
          <c:spPr>
            <a:ln w="9525" cap="flat" cmpd="sng" algn="ctr">
              <a:solidFill>
                <a:schemeClr val="tx1">
                  <a:lumMod val="15000"/>
                  <a:lumOff val="85000"/>
                </a:schemeClr>
              </a:solidFill>
              <a:round/>
            </a:ln>
            <a:effectLst/>
          </c:spPr>
        </c:majorGridlines>
        <c:numFmt formatCode="m/d/yyyy\ h:mm"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564757407"/>
        <c:crosses val="autoZero"/>
        <c:crossBetween val="midCat"/>
      </c:valAx>
      <c:valAx>
        <c:axId val="1564757407"/>
        <c:scaling>
          <c:orientation val="minMax"/>
          <c:max val="17000"/>
          <c:min val="8000"/>
        </c:scaling>
        <c:delete val="0"/>
        <c:axPos val="l"/>
        <c:majorGridlines>
          <c:spPr>
            <a:ln w="9525" cap="flat" cmpd="sng" algn="ctr">
              <a:solidFill>
                <a:schemeClr val="bg2"/>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b="0"/>
                  <a:t>Release (cfs)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6376735"/>
        <c:crosses val="autoZero"/>
        <c:crossBetween val="midCat"/>
      </c:valAx>
      <c:spPr>
        <a:noFill/>
        <a:ln>
          <a:noFill/>
        </a:ln>
        <a:effectLst/>
      </c:spPr>
    </c:plotArea>
    <c:legend>
      <c:legendPos val="b"/>
      <c:layout>
        <c:manualLayout>
          <c:xMode val="edge"/>
          <c:yMode val="edge"/>
          <c:x val="3.1648351648351648E-2"/>
          <c:y val="0.91025542859774111"/>
          <c:w val="0.95039767382194473"/>
          <c:h val="8.195422940553483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384634796545425E-2"/>
          <c:y val="5.1444750774290025E-2"/>
          <c:w val="0.85169679306510659"/>
          <c:h val="0.78475139521477755"/>
        </c:manualLayout>
      </c:layout>
      <c:scatterChart>
        <c:scatterStyle val="smoothMarker"/>
        <c:varyColors val="0"/>
        <c:ser>
          <c:idx val="0"/>
          <c:order val="0"/>
          <c:tx>
            <c:strRef>
              <c:f>Flow!$J$1</c:f>
              <c:strCache>
                <c:ptCount val="1"/>
                <c:pt idx="0">
                  <c:v>Observed(averged Hourly) (cfs) and H.P Index 0.228</c:v>
                </c:pt>
              </c:strCache>
            </c:strRef>
          </c:tx>
          <c:spPr>
            <a:ln w="12700" cap="rnd">
              <a:solidFill>
                <a:schemeClr val="accent1"/>
              </a:solidFill>
              <a:round/>
            </a:ln>
            <a:effectLst/>
          </c:spPr>
          <c:marker>
            <c:symbol val="none"/>
          </c:marker>
          <c:xVal>
            <c:numRef>
              <c:f>Flow!$I$2:$I$721</c:f>
              <c:numCache>
                <c:formatCode>m/d/yy\ h:mm;@</c:formatCode>
                <c:ptCount val="720"/>
                <c:pt idx="0">
                  <c:v>43252</c:v>
                </c:pt>
                <c:pt idx="1">
                  <c:v>43252.041666666664</c:v>
                </c:pt>
                <c:pt idx="2">
                  <c:v>43252.083333333336</c:v>
                </c:pt>
                <c:pt idx="3">
                  <c:v>43252.124999826388</c:v>
                </c:pt>
                <c:pt idx="4">
                  <c:v>43252.166666435187</c:v>
                </c:pt>
                <c:pt idx="5">
                  <c:v>43252.208333043978</c:v>
                </c:pt>
                <c:pt idx="6">
                  <c:v>43252.249999652777</c:v>
                </c:pt>
                <c:pt idx="7">
                  <c:v>43252.291666261575</c:v>
                </c:pt>
                <c:pt idx="8">
                  <c:v>43252.333332870374</c:v>
                </c:pt>
                <c:pt idx="9">
                  <c:v>43252.374999479165</c:v>
                </c:pt>
                <c:pt idx="10">
                  <c:v>43252.416666087964</c:v>
                </c:pt>
                <c:pt idx="11">
                  <c:v>43252.458332696762</c:v>
                </c:pt>
                <c:pt idx="12">
                  <c:v>43252.499999305554</c:v>
                </c:pt>
                <c:pt idx="13">
                  <c:v>43252.541665914352</c:v>
                </c:pt>
                <c:pt idx="14">
                  <c:v>43252.583332523151</c:v>
                </c:pt>
                <c:pt idx="15">
                  <c:v>43252.624999131942</c:v>
                </c:pt>
                <c:pt idx="16">
                  <c:v>43252.66666574074</c:v>
                </c:pt>
                <c:pt idx="17">
                  <c:v>43252.708332349539</c:v>
                </c:pt>
                <c:pt idx="18">
                  <c:v>43252.74999895833</c:v>
                </c:pt>
                <c:pt idx="19">
                  <c:v>43252.791665567129</c:v>
                </c:pt>
                <c:pt idx="20">
                  <c:v>43252.833332175927</c:v>
                </c:pt>
                <c:pt idx="21">
                  <c:v>43252.874998784719</c:v>
                </c:pt>
                <c:pt idx="22">
                  <c:v>43252.916665393517</c:v>
                </c:pt>
                <c:pt idx="23">
                  <c:v>43252.958332002316</c:v>
                </c:pt>
                <c:pt idx="24">
                  <c:v>43252.999998611114</c:v>
                </c:pt>
                <c:pt idx="25">
                  <c:v>43253.041665219906</c:v>
                </c:pt>
                <c:pt idx="26">
                  <c:v>43253.083331828704</c:v>
                </c:pt>
                <c:pt idx="27">
                  <c:v>43253.124998437503</c:v>
                </c:pt>
                <c:pt idx="28">
                  <c:v>43253.166665046294</c:v>
                </c:pt>
                <c:pt idx="29">
                  <c:v>43253.208331655092</c:v>
                </c:pt>
                <c:pt idx="30">
                  <c:v>43253.249998263891</c:v>
                </c:pt>
                <c:pt idx="31">
                  <c:v>43253.291664872682</c:v>
                </c:pt>
                <c:pt idx="32">
                  <c:v>43253.333331481481</c:v>
                </c:pt>
                <c:pt idx="33">
                  <c:v>43253.374998090279</c:v>
                </c:pt>
                <c:pt idx="34">
                  <c:v>43253.416664699071</c:v>
                </c:pt>
                <c:pt idx="35">
                  <c:v>43253.458331307869</c:v>
                </c:pt>
                <c:pt idx="36">
                  <c:v>43253.499997916668</c:v>
                </c:pt>
                <c:pt idx="37">
                  <c:v>43253.541664525466</c:v>
                </c:pt>
                <c:pt idx="38">
                  <c:v>43253.583331134258</c:v>
                </c:pt>
                <c:pt idx="39">
                  <c:v>43253.624997743056</c:v>
                </c:pt>
                <c:pt idx="40">
                  <c:v>43253.666664351855</c:v>
                </c:pt>
                <c:pt idx="41">
                  <c:v>43253.708330960646</c:v>
                </c:pt>
                <c:pt idx="42">
                  <c:v>43253.749997569445</c:v>
                </c:pt>
                <c:pt idx="43">
                  <c:v>43253.791664178243</c:v>
                </c:pt>
                <c:pt idx="44">
                  <c:v>43253.833330787034</c:v>
                </c:pt>
                <c:pt idx="45">
                  <c:v>43253.874997395833</c:v>
                </c:pt>
                <c:pt idx="46">
                  <c:v>43253.916664004631</c:v>
                </c:pt>
                <c:pt idx="47">
                  <c:v>43253.958330613423</c:v>
                </c:pt>
                <c:pt idx="48">
                  <c:v>43253.999997222221</c:v>
                </c:pt>
                <c:pt idx="49">
                  <c:v>43254.04166383102</c:v>
                </c:pt>
                <c:pt idx="50">
                  <c:v>43254.083330439818</c:v>
                </c:pt>
                <c:pt idx="51">
                  <c:v>43254.12499704861</c:v>
                </c:pt>
                <c:pt idx="52">
                  <c:v>43254.166663657408</c:v>
                </c:pt>
                <c:pt idx="53">
                  <c:v>43254.208330266207</c:v>
                </c:pt>
                <c:pt idx="54">
                  <c:v>43254.249996874998</c:v>
                </c:pt>
                <c:pt idx="55">
                  <c:v>43254.291663483797</c:v>
                </c:pt>
                <c:pt idx="56">
                  <c:v>43254.333330092595</c:v>
                </c:pt>
                <c:pt idx="57">
                  <c:v>43254.374996701386</c:v>
                </c:pt>
                <c:pt idx="58">
                  <c:v>43254.416663310185</c:v>
                </c:pt>
                <c:pt idx="59">
                  <c:v>43254.458329918984</c:v>
                </c:pt>
                <c:pt idx="60">
                  <c:v>43254.499996527775</c:v>
                </c:pt>
                <c:pt idx="61">
                  <c:v>43254.541663136573</c:v>
                </c:pt>
                <c:pt idx="62">
                  <c:v>43254.583329745372</c:v>
                </c:pt>
                <c:pt idx="63">
                  <c:v>43254.624996354163</c:v>
                </c:pt>
                <c:pt idx="64">
                  <c:v>43254.666662962962</c:v>
                </c:pt>
                <c:pt idx="65">
                  <c:v>43254.70832957176</c:v>
                </c:pt>
                <c:pt idx="66">
                  <c:v>43254.749996180559</c:v>
                </c:pt>
                <c:pt idx="67">
                  <c:v>43254.79166278935</c:v>
                </c:pt>
                <c:pt idx="68">
                  <c:v>43254.833329398149</c:v>
                </c:pt>
                <c:pt idx="69">
                  <c:v>43254.874996006947</c:v>
                </c:pt>
                <c:pt idx="70">
                  <c:v>43254.916662615738</c:v>
                </c:pt>
                <c:pt idx="71">
                  <c:v>43254.958329224537</c:v>
                </c:pt>
                <c:pt idx="72">
                  <c:v>43254.999995833336</c:v>
                </c:pt>
                <c:pt idx="73">
                  <c:v>43255.041662442127</c:v>
                </c:pt>
                <c:pt idx="74">
                  <c:v>43255.083329050925</c:v>
                </c:pt>
                <c:pt idx="75">
                  <c:v>43255.124995659724</c:v>
                </c:pt>
                <c:pt idx="76">
                  <c:v>43255.166662268515</c:v>
                </c:pt>
                <c:pt idx="77">
                  <c:v>43255.208328877314</c:v>
                </c:pt>
                <c:pt idx="78">
                  <c:v>43255.249995486112</c:v>
                </c:pt>
                <c:pt idx="79">
                  <c:v>43255.291662094911</c:v>
                </c:pt>
                <c:pt idx="80">
                  <c:v>43255.333328703702</c:v>
                </c:pt>
                <c:pt idx="81">
                  <c:v>43255.374995312501</c:v>
                </c:pt>
                <c:pt idx="82">
                  <c:v>43255.416661921299</c:v>
                </c:pt>
                <c:pt idx="83">
                  <c:v>43255.458328530091</c:v>
                </c:pt>
                <c:pt idx="84">
                  <c:v>43255.499995138889</c:v>
                </c:pt>
                <c:pt idx="85">
                  <c:v>43255.541661747688</c:v>
                </c:pt>
                <c:pt idx="86">
                  <c:v>43255.583328356479</c:v>
                </c:pt>
                <c:pt idx="87">
                  <c:v>43255.624994965277</c:v>
                </c:pt>
                <c:pt idx="88">
                  <c:v>43255.666661574076</c:v>
                </c:pt>
                <c:pt idx="89">
                  <c:v>43255.708328182867</c:v>
                </c:pt>
                <c:pt idx="90">
                  <c:v>43255.749994791666</c:v>
                </c:pt>
                <c:pt idx="91">
                  <c:v>43255.791661400464</c:v>
                </c:pt>
                <c:pt idx="92">
                  <c:v>43255.833328009256</c:v>
                </c:pt>
                <c:pt idx="93">
                  <c:v>43255.874994618054</c:v>
                </c:pt>
                <c:pt idx="94">
                  <c:v>43255.916661226853</c:v>
                </c:pt>
                <c:pt idx="95">
                  <c:v>43255.958327835651</c:v>
                </c:pt>
                <c:pt idx="96">
                  <c:v>43255.999994444443</c:v>
                </c:pt>
                <c:pt idx="97">
                  <c:v>43256.041661053241</c:v>
                </c:pt>
                <c:pt idx="98">
                  <c:v>43256.08332766204</c:v>
                </c:pt>
                <c:pt idx="99">
                  <c:v>43256.124994270831</c:v>
                </c:pt>
                <c:pt idx="100">
                  <c:v>43256.166666666664</c:v>
                </c:pt>
                <c:pt idx="101">
                  <c:v>43256.208333333336</c:v>
                </c:pt>
                <c:pt idx="102">
                  <c:v>43256.25</c:v>
                </c:pt>
                <c:pt idx="103">
                  <c:v>43256.291666666664</c:v>
                </c:pt>
                <c:pt idx="104">
                  <c:v>43256.333333506947</c:v>
                </c:pt>
                <c:pt idx="105">
                  <c:v>43256.375000231485</c:v>
                </c:pt>
                <c:pt idx="106">
                  <c:v>43256.416666956022</c:v>
                </c:pt>
                <c:pt idx="107">
                  <c:v>43256.458333680559</c:v>
                </c:pt>
                <c:pt idx="108">
                  <c:v>43256.500000405096</c:v>
                </c:pt>
                <c:pt idx="109">
                  <c:v>43256.541667129626</c:v>
                </c:pt>
                <c:pt idx="110">
                  <c:v>43256.583333854163</c:v>
                </c:pt>
                <c:pt idx="111">
                  <c:v>43256.625000578701</c:v>
                </c:pt>
                <c:pt idx="112">
                  <c:v>43256.666667303238</c:v>
                </c:pt>
                <c:pt idx="113">
                  <c:v>43256.708334027775</c:v>
                </c:pt>
                <c:pt idx="114">
                  <c:v>43256.750000752312</c:v>
                </c:pt>
                <c:pt idx="115">
                  <c:v>43256.791667476849</c:v>
                </c:pt>
                <c:pt idx="116">
                  <c:v>43256.833334201387</c:v>
                </c:pt>
                <c:pt idx="117">
                  <c:v>43256.875000925924</c:v>
                </c:pt>
                <c:pt idx="118">
                  <c:v>43256.916667650461</c:v>
                </c:pt>
                <c:pt idx="119">
                  <c:v>43256.958334374998</c:v>
                </c:pt>
                <c:pt idx="120">
                  <c:v>43257.000001099535</c:v>
                </c:pt>
                <c:pt idx="121">
                  <c:v>43257.041667824073</c:v>
                </c:pt>
                <c:pt idx="122">
                  <c:v>43257.08333454861</c:v>
                </c:pt>
                <c:pt idx="123">
                  <c:v>43257.125001273147</c:v>
                </c:pt>
                <c:pt idx="124">
                  <c:v>43257.166667997684</c:v>
                </c:pt>
                <c:pt idx="125">
                  <c:v>43257.208334722221</c:v>
                </c:pt>
                <c:pt idx="126">
                  <c:v>43257.250001446759</c:v>
                </c:pt>
                <c:pt idx="127">
                  <c:v>43257.291668171296</c:v>
                </c:pt>
                <c:pt idx="128">
                  <c:v>43257.333334895833</c:v>
                </c:pt>
                <c:pt idx="129">
                  <c:v>43257.37500162037</c:v>
                </c:pt>
                <c:pt idx="130">
                  <c:v>43257.416668344908</c:v>
                </c:pt>
                <c:pt idx="131">
                  <c:v>43257.458335069445</c:v>
                </c:pt>
                <c:pt idx="132">
                  <c:v>43257.500001793982</c:v>
                </c:pt>
                <c:pt idx="133">
                  <c:v>43257.541668518519</c:v>
                </c:pt>
                <c:pt idx="134">
                  <c:v>43257.583335243056</c:v>
                </c:pt>
                <c:pt idx="135">
                  <c:v>43257.625001967594</c:v>
                </c:pt>
                <c:pt idx="136">
                  <c:v>43257.666668692131</c:v>
                </c:pt>
                <c:pt idx="137">
                  <c:v>43257.708335416668</c:v>
                </c:pt>
                <c:pt idx="138">
                  <c:v>43257.750002141205</c:v>
                </c:pt>
                <c:pt idx="139">
                  <c:v>43257.791668865742</c:v>
                </c:pt>
                <c:pt idx="140">
                  <c:v>43257.83333559028</c:v>
                </c:pt>
                <c:pt idx="141">
                  <c:v>43257.875002314817</c:v>
                </c:pt>
                <c:pt idx="142">
                  <c:v>43257.916669039354</c:v>
                </c:pt>
                <c:pt idx="143">
                  <c:v>43257.958335763891</c:v>
                </c:pt>
                <c:pt idx="144">
                  <c:v>43258.000002488428</c:v>
                </c:pt>
                <c:pt idx="145">
                  <c:v>43258.041669212966</c:v>
                </c:pt>
                <c:pt idx="146">
                  <c:v>43258.083335937503</c:v>
                </c:pt>
                <c:pt idx="147">
                  <c:v>43258.12500266204</c:v>
                </c:pt>
                <c:pt idx="148">
                  <c:v>43258.166669386577</c:v>
                </c:pt>
                <c:pt idx="149">
                  <c:v>43258.208336111114</c:v>
                </c:pt>
                <c:pt idx="150">
                  <c:v>43258.250002835652</c:v>
                </c:pt>
                <c:pt idx="151">
                  <c:v>43258.291669560182</c:v>
                </c:pt>
                <c:pt idx="152">
                  <c:v>43258.333336284719</c:v>
                </c:pt>
                <c:pt idx="153">
                  <c:v>43258.375003009256</c:v>
                </c:pt>
                <c:pt idx="154">
                  <c:v>43258.416669733793</c:v>
                </c:pt>
                <c:pt idx="155">
                  <c:v>43258.45833645833</c:v>
                </c:pt>
                <c:pt idx="156">
                  <c:v>43258.500003182868</c:v>
                </c:pt>
                <c:pt idx="157">
                  <c:v>43258.541669907405</c:v>
                </c:pt>
                <c:pt idx="158">
                  <c:v>43258.583336631942</c:v>
                </c:pt>
                <c:pt idx="159">
                  <c:v>43258.625003356479</c:v>
                </c:pt>
                <c:pt idx="160">
                  <c:v>43258.666670081016</c:v>
                </c:pt>
                <c:pt idx="161">
                  <c:v>43258.708336805554</c:v>
                </c:pt>
                <c:pt idx="162">
                  <c:v>43258.750003530091</c:v>
                </c:pt>
                <c:pt idx="163">
                  <c:v>43258.791670254628</c:v>
                </c:pt>
                <c:pt idx="164">
                  <c:v>43258.833336979165</c:v>
                </c:pt>
                <c:pt idx="165">
                  <c:v>43258.875003703703</c:v>
                </c:pt>
                <c:pt idx="166">
                  <c:v>43258.91667042824</c:v>
                </c:pt>
                <c:pt idx="167">
                  <c:v>43258.958337152777</c:v>
                </c:pt>
                <c:pt idx="168">
                  <c:v>43259.000003877314</c:v>
                </c:pt>
                <c:pt idx="169">
                  <c:v>43259.041670601851</c:v>
                </c:pt>
                <c:pt idx="170">
                  <c:v>43259.083337326389</c:v>
                </c:pt>
                <c:pt idx="171">
                  <c:v>43259.125004050926</c:v>
                </c:pt>
                <c:pt idx="172">
                  <c:v>43259.166670775463</c:v>
                </c:pt>
                <c:pt idx="173">
                  <c:v>43259.2083375</c:v>
                </c:pt>
                <c:pt idx="174">
                  <c:v>43259.250004224537</c:v>
                </c:pt>
                <c:pt idx="175">
                  <c:v>43259.291670949075</c:v>
                </c:pt>
                <c:pt idx="176">
                  <c:v>43259.333337673612</c:v>
                </c:pt>
                <c:pt idx="177">
                  <c:v>43259.375004398149</c:v>
                </c:pt>
                <c:pt idx="178">
                  <c:v>43259.416671122686</c:v>
                </c:pt>
                <c:pt idx="179">
                  <c:v>43259.458337847223</c:v>
                </c:pt>
                <c:pt idx="180">
                  <c:v>43259.500004571761</c:v>
                </c:pt>
                <c:pt idx="181">
                  <c:v>43259.541671296298</c:v>
                </c:pt>
                <c:pt idx="182">
                  <c:v>43259.583338020835</c:v>
                </c:pt>
                <c:pt idx="183">
                  <c:v>43259.625004745372</c:v>
                </c:pt>
                <c:pt idx="184">
                  <c:v>43259.666671469909</c:v>
                </c:pt>
                <c:pt idx="185">
                  <c:v>43259.708338194447</c:v>
                </c:pt>
                <c:pt idx="186">
                  <c:v>43259.750004918984</c:v>
                </c:pt>
                <c:pt idx="187">
                  <c:v>43259.791671643521</c:v>
                </c:pt>
                <c:pt idx="188">
                  <c:v>43259.833338368058</c:v>
                </c:pt>
                <c:pt idx="189">
                  <c:v>43259.875005092596</c:v>
                </c:pt>
                <c:pt idx="190">
                  <c:v>43259.916671817133</c:v>
                </c:pt>
                <c:pt idx="191">
                  <c:v>43259.95833854167</c:v>
                </c:pt>
                <c:pt idx="192">
                  <c:v>43260.000005266207</c:v>
                </c:pt>
                <c:pt idx="193">
                  <c:v>43260.041671990744</c:v>
                </c:pt>
                <c:pt idx="194">
                  <c:v>43260.083338715274</c:v>
                </c:pt>
                <c:pt idx="195">
                  <c:v>43260.125005439812</c:v>
                </c:pt>
                <c:pt idx="196">
                  <c:v>43260.166672164349</c:v>
                </c:pt>
                <c:pt idx="197">
                  <c:v>43260.208338888886</c:v>
                </c:pt>
                <c:pt idx="198">
                  <c:v>43260.250005613423</c:v>
                </c:pt>
                <c:pt idx="199">
                  <c:v>43260.29167233796</c:v>
                </c:pt>
                <c:pt idx="200">
                  <c:v>43260.333339062498</c:v>
                </c:pt>
                <c:pt idx="201">
                  <c:v>43260.375005787035</c:v>
                </c:pt>
                <c:pt idx="202">
                  <c:v>43260.416672511572</c:v>
                </c:pt>
                <c:pt idx="203">
                  <c:v>43260.458339236109</c:v>
                </c:pt>
                <c:pt idx="204">
                  <c:v>43260.500005960646</c:v>
                </c:pt>
                <c:pt idx="205">
                  <c:v>43260.541672685184</c:v>
                </c:pt>
                <c:pt idx="206">
                  <c:v>43260.583339409721</c:v>
                </c:pt>
                <c:pt idx="207">
                  <c:v>43260.625006134258</c:v>
                </c:pt>
                <c:pt idx="208">
                  <c:v>43260.666672858795</c:v>
                </c:pt>
                <c:pt idx="209">
                  <c:v>43260.708339583332</c:v>
                </c:pt>
                <c:pt idx="210">
                  <c:v>43260.75000630787</c:v>
                </c:pt>
                <c:pt idx="211">
                  <c:v>43260.791673032407</c:v>
                </c:pt>
                <c:pt idx="212">
                  <c:v>43260.833339756944</c:v>
                </c:pt>
                <c:pt idx="213">
                  <c:v>43260.875006481481</c:v>
                </c:pt>
                <c:pt idx="214">
                  <c:v>43260.916673206018</c:v>
                </c:pt>
                <c:pt idx="215">
                  <c:v>43260.958339930556</c:v>
                </c:pt>
                <c:pt idx="216">
                  <c:v>43261.000006655093</c:v>
                </c:pt>
                <c:pt idx="217">
                  <c:v>43261.04167337963</c:v>
                </c:pt>
                <c:pt idx="218">
                  <c:v>43261.083340104167</c:v>
                </c:pt>
                <c:pt idx="219">
                  <c:v>43261.125006828704</c:v>
                </c:pt>
                <c:pt idx="220">
                  <c:v>43261.166673553242</c:v>
                </c:pt>
                <c:pt idx="221">
                  <c:v>43261.208340277779</c:v>
                </c:pt>
                <c:pt idx="222">
                  <c:v>43261.250007002316</c:v>
                </c:pt>
                <c:pt idx="223">
                  <c:v>43261.291673726853</c:v>
                </c:pt>
                <c:pt idx="224">
                  <c:v>43261.333340451391</c:v>
                </c:pt>
                <c:pt idx="225">
                  <c:v>43261.375007175928</c:v>
                </c:pt>
                <c:pt idx="226">
                  <c:v>43261.416673900465</c:v>
                </c:pt>
                <c:pt idx="227">
                  <c:v>43261.458340625002</c:v>
                </c:pt>
                <c:pt idx="228">
                  <c:v>43261.500007349539</c:v>
                </c:pt>
                <c:pt idx="229">
                  <c:v>43261.541674074077</c:v>
                </c:pt>
                <c:pt idx="230">
                  <c:v>43261.583340798614</c:v>
                </c:pt>
                <c:pt idx="231">
                  <c:v>43261.625007523151</c:v>
                </c:pt>
                <c:pt idx="232">
                  <c:v>43261.666674247688</c:v>
                </c:pt>
                <c:pt idx="233">
                  <c:v>43261.708340972225</c:v>
                </c:pt>
                <c:pt idx="234">
                  <c:v>43261.750007696763</c:v>
                </c:pt>
                <c:pt idx="235">
                  <c:v>43261.7916744213</c:v>
                </c:pt>
                <c:pt idx="236">
                  <c:v>43261.83334114583</c:v>
                </c:pt>
                <c:pt idx="237">
                  <c:v>43261.875007870367</c:v>
                </c:pt>
                <c:pt idx="238">
                  <c:v>43261.916674594904</c:v>
                </c:pt>
                <c:pt idx="239">
                  <c:v>43261.958341319441</c:v>
                </c:pt>
                <c:pt idx="240">
                  <c:v>43262.000008043979</c:v>
                </c:pt>
                <c:pt idx="241">
                  <c:v>43262.041674768516</c:v>
                </c:pt>
                <c:pt idx="242">
                  <c:v>43262.083341493053</c:v>
                </c:pt>
                <c:pt idx="243">
                  <c:v>43262.12500821759</c:v>
                </c:pt>
                <c:pt idx="244">
                  <c:v>43262.166674942127</c:v>
                </c:pt>
                <c:pt idx="245">
                  <c:v>43262.208341666665</c:v>
                </c:pt>
                <c:pt idx="246">
                  <c:v>43262.250008391202</c:v>
                </c:pt>
                <c:pt idx="247">
                  <c:v>43262.291675115739</c:v>
                </c:pt>
                <c:pt idx="248">
                  <c:v>43262.333341840276</c:v>
                </c:pt>
                <c:pt idx="249">
                  <c:v>43262.375008564813</c:v>
                </c:pt>
                <c:pt idx="250">
                  <c:v>43262.416675289351</c:v>
                </c:pt>
                <c:pt idx="251">
                  <c:v>43262.458342013888</c:v>
                </c:pt>
                <c:pt idx="252">
                  <c:v>43262.500008738425</c:v>
                </c:pt>
                <c:pt idx="253">
                  <c:v>43262.541675462962</c:v>
                </c:pt>
                <c:pt idx="254">
                  <c:v>43262.5833421875</c:v>
                </c:pt>
                <c:pt idx="255">
                  <c:v>43262.625008912037</c:v>
                </c:pt>
                <c:pt idx="256">
                  <c:v>43262.666675636574</c:v>
                </c:pt>
                <c:pt idx="257">
                  <c:v>43262.708342361111</c:v>
                </c:pt>
                <c:pt idx="258">
                  <c:v>43262.750009085648</c:v>
                </c:pt>
                <c:pt idx="259">
                  <c:v>43262.791675810186</c:v>
                </c:pt>
                <c:pt idx="260">
                  <c:v>43262.833342534723</c:v>
                </c:pt>
                <c:pt idx="261">
                  <c:v>43262.87500925926</c:v>
                </c:pt>
                <c:pt idx="262">
                  <c:v>43262.916675983797</c:v>
                </c:pt>
                <c:pt idx="263">
                  <c:v>43262.958342708334</c:v>
                </c:pt>
                <c:pt idx="264">
                  <c:v>43263.000009432872</c:v>
                </c:pt>
                <c:pt idx="265">
                  <c:v>43263.041676157409</c:v>
                </c:pt>
                <c:pt idx="266">
                  <c:v>43263.083342881946</c:v>
                </c:pt>
                <c:pt idx="267">
                  <c:v>43263.125009606483</c:v>
                </c:pt>
                <c:pt idx="268">
                  <c:v>43263.16667633102</c:v>
                </c:pt>
                <c:pt idx="269">
                  <c:v>43263.208343055558</c:v>
                </c:pt>
                <c:pt idx="270">
                  <c:v>43263.250009780095</c:v>
                </c:pt>
                <c:pt idx="271">
                  <c:v>43263.291676504632</c:v>
                </c:pt>
                <c:pt idx="272">
                  <c:v>43263.333343229169</c:v>
                </c:pt>
                <c:pt idx="273">
                  <c:v>43263.375009953706</c:v>
                </c:pt>
                <c:pt idx="274">
                  <c:v>43263.416676678244</c:v>
                </c:pt>
                <c:pt idx="275">
                  <c:v>43263.458343402781</c:v>
                </c:pt>
                <c:pt idx="276">
                  <c:v>43263.500010127318</c:v>
                </c:pt>
                <c:pt idx="277">
                  <c:v>43263.541676851855</c:v>
                </c:pt>
                <c:pt idx="278">
                  <c:v>43263.583343576393</c:v>
                </c:pt>
                <c:pt idx="279">
                  <c:v>43263.625010300922</c:v>
                </c:pt>
                <c:pt idx="280">
                  <c:v>43263.66667702546</c:v>
                </c:pt>
                <c:pt idx="281">
                  <c:v>43263.708343749997</c:v>
                </c:pt>
                <c:pt idx="282">
                  <c:v>43263.750010474534</c:v>
                </c:pt>
                <c:pt idx="283">
                  <c:v>43263.791677199071</c:v>
                </c:pt>
                <c:pt idx="284">
                  <c:v>43263.833343923608</c:v>
                </c:pt>
                <c:pt idx="285">
                  <c:v>43263.875010648146</c:v>
                </c:pt>
                <c:pt idx="286">
                  <c:v>43263.916677372683</c:v>
                </c:pt>
                <c:pt idx="287">
                  <c:v>43263.95834409722</c:v>
                </c:pt>
                <c:pt idx="288">
                  <c:v>43264.000010821757</c:v>
                </c:pt>
                <c:pt idx="289">
                  <c:v>43264.041677546295</c:v>
                </c:pt>
                <c:pt idx="290">
                  <c:v>43264.083344270832</c:v>
                </c:pt>
                <c:pt idx="291">
                  <c:v>43264.125010995369</c:v>
                </c:pt>
                <c:pt idx="292">
                  <c:v>43264.166677719906</c:v>
                </c:pt>
                <c:pt idx="293">
                  <c:v>43264.208344444443</c:v>
                </c:pt>
                <c:pt idx="294">
                  <c:v>43264.250011168981</c:v>
                </c:pt>
                <c:pt idx="295">
                  <c:v>43264.291677893518</c:v>
                </c:pt>
                <c:pt idx="296">
                  <c:v>43264.333344618055</c:v>
                </c:pt>
                <c:pt idx="297">
                  <c:v>43264.375011342592</c:v>
                </c:pt>
                <c:pt idx="298">
                  <c:v>43264.416678067129</c:v>
                </c:pt>
                <c:pt idx="299">
                  <c:v>43264.458344791667</c:v>
                </c:pt>
                <c:pt idx="300">
                  <c:v>43264.500011516204</c:v>
                </c:pt>
                <c:pt idx="301">
                  <c:v>43264.541678240741</c:v>
                </c:pt>
                <c:pt idx="302">
                  <c:v>43264.583344965278</c:v>
                </c:pt>
                <c:pt idx="303">
                  <c:v>43264.625011689815</c:v>
                </c:pt>
                <c:pt idx="304">
                  <c:v>43264.666678414353</c:v>
                </c:pt>
                <c:pt idx="305">
                  <c:v>43264.70834513889</c:v>
                </c:pt>
                <c:pt idx="306">
                  <c:v>43264.750011863427</c:v>
                </c:pt>
                <c:pt idx="307">
                  <c:v>43264.791678587964</c:v>
                </c:pt>
                <c:pt idx="308">
                  <c:v>43264.833345312501</c:v>
                </c:pt>
                <c:pt idx="309">
                  <c:v>43264.875012037039</c:v>
                </c:pt>
                <c:pt idx="310">
                  <c:v>43264.916678761576</c:v>
                </c:pt>
                <c:pt idx="311">
                  <c:v>43264.958345486113</c:v>
                </c:pt>
                <c:pt idx="312">
                  <c:v>43265.00001221065</c:v>
                </c:pt>
                <c:pt idx="313">
                  <c:v>43265.041678935188</c:v>
                </c:pt>
                <c:pt idx="314">
                  <c:v>43265.083345659725</c:v>
                </c:pt>
                <c:pt idx="315">
                  <c:v>43265.125012384262</c:v>
                </c:pt>
                <c:pt idx="316">
                  <c:v>43265.166679108799</c:v>
                </c:pt>
                <c:pt idx="317">
                  <c:v>43265.208345833336</c:v>
                </c:pt>
                <c:pt idx="318">
                  <c:v>43265.250012557874</c:v>
                </c:pt>
                <c:pt idx="319">
                  <c:v>43265.291679282411</c:v>
                </c:pt>
                <c:pt idx="320">
                  <c:v>43265.333346006948</c:v>
                </c:pt>
                <c:pt idx="321">
                  <c:v>43265.375012731478</c:v>
                </c:pt>
                <c:pt idx="322">
                  <c:v>43265.416679456015</c:v>
                </c:pt>
                <c:pt idx="323">
                  <c:v>43265.458346180552</c:v>
                </c:pt>
                <c:pt idx="324">
                  <c:v>43265.50001290509</c:v>
                </c:pt>
                <c:pt idx="325">
                  <c:v>43265.541679629627</c:v>
                </c:pt>
                <c:pt idx="326">
                  <c:v>43265.583346354164</c:v>
                </c:pt>
                <c:pt idx="327">
                  <c:v>43265.625013078701</c:v>
                </c:pt>
                <c:pt idx="328">
                  <c:v>43265.666679803238</c:v>
                </c:pt>
                <c:pt idx="329">
                  <c:v>43265.708346527776</c:v>
                </c:pt>
                <c:pt idx="330">
                  <c:v>43265.750013252313</c:v>
                </c:pt>
                <c:pt idx="331">
                  <c:v>43265.79167997685</c:v>
                </c:pt>
                <c:pt idx="332">
                  <c:v>43265.833346701387</c:v>
                </c:pt>
                <c:pt idx="333">
                  <c:v>43265.875013425924</c:v>
                </c:pt>
                <c:pt idx="334">
                  <c:v>43265.916680150462</c:v>
                </c:pt>
                <c:pt idx="335">
                  <c:v>43265.958346874999</c:v>
                </c:pt>
                <c:pt idx="336">
                  <c:v>43266.000013599536</c:v>
                </c:pt>
                <c:pt idx="337">
                  <c:v>43266.041680324073</c:v>
                </c:pt>
                <c:pt idx="338">
                  <c:v>43266.08334704861</c:v>
                </c:pt>
                <c:pt idx="339">
                  <c:v>43266.125013773148</c:v>
                </c:pt>
                <c:pt idx="340">
                  <c:v>43266.166680497685</c:v>
                </c:pt>
                <c:pt idx="341">
                  <c:v>43266.208347222222</c:v>
                </c:pt>
                <c:pt idx="342">
                  <c:v>43266.250013946759</c:v>
                </c:pt>
                <c:pt idx="343">
                  <c:v>43266.291680671296</c:v>
                </c:pt>
                <c:pt idx="344">
                  <c:v>43266.333347395834</c:v>
                </c:pt>
                <c:pt idx="345">
                  <c:v>43266.375014120371</c:v>
                </c:pt>
                <c:pt idx="346">
                  <c:v>43266.416680844908</c:v>
                </c:pt>
                <c:pt idx="347">
                  <c:v>43266.458347569445</c:v>
                </c:pt>
                <c:pt idx="348">
                  <c:v>43266.500014293983</c:v>
                </c:pt>
                <c:pt idx="349">
                  <c:v>43266.54168101852</c:v>
                </c:pt>
                <c:pt idx="350">
                  <c:v>43266.583347743057</c:v>
                </c:pt>
                <c:pt idx="351">
                  <c:v>43266.625014467594</c:v>
                </c:pt>
                <c:pt idx="352">
                  <c:v>43266.666681192131</c:v>
                </c:pt>
                <c:pt idx="353">
                  <c:v>43266.708347916669</c:v>
                </c:pt>
                <c:pt idx="354">
                  <c:v>43266.750014641206</c:v>
                </c:pt>
                <c:pt idx="355">
                  <c:v>43266.791681365743</c:v>
                </c:pt>
                <c:pt idx="356">
                  <c:v>43266.83334809028</c:v>
                </c:pt>
                <c:pt idx="357">
                  <c:v>43266.875014814817</c:v>
                </c:pt>
                <c:pt idx="358">
                  <c:v>43266.916681539355</c:v>
                </c:pt>
                <c:pt idx="359">
                  <c:v>43266.958348263892</c:v>
                </c:pt>
                <c:pt idx="360">
                  <c:v>43267.000014988429</c:v>
                </c:pt>
                <c:pt idx="361">
                  <c:v>43267.041681712966</c:v>
                </c:pt>
                <c:pt idx="362">
                  <c:v>43267.083348437503</c:v>
                </c:pt>
                <c:pt idx="363">
                  <c:v>43267.125015162041</c:v>
                </c:pt>
                <c:pt idx="364">
                  <c:v>43267.166681886571</c:v>
                </c:pt>
                <c:pt idx="365">
                  <c:v>43267.208348611108</c:v>
                </c:pt>
                <c:pt idx="366">
                  <c:v>43267.250015335645</c:v>
                </c:pt>
                <c:pt idx="367">
                  <c:v>43267.291682060182</c:v>
                </c:pt>
                <c:pt idx="368">
                  <c:v>43267.333348784719</c:v>
                </c:pt>
                <c:pt idx="369">
                  <c:v>43267.375015509257</c:v>
                </c:pt>
                <c:pt idx="370">
                  <c:v>43267.416682233794</c:v>
                </c:pt>
                <c:pt idx="371">
                  <c:v>43267.458348958331</c:v>
                </c:pt>
                <c:pt idx="372">
                  <c:v>43267.500015682868</c:v>
                </c:pt>
                <c:pt idx="373">
                  <c:v>43267.541682407405</c:v>
                </c:pt>
                <c:pt idx="374">
                  <c:v>43267.583349131943</c:v>
                </c:pt>
                <c:pt idx="375">
                  <c:v>43267.62501585648</c:v>
                </c:pt>
                <c:pt idx="376">
                  <c:v>43267.666682581017</c:v>
                </c:pt>
                <c:pt idx="377">
                  <c:v>43267.708349305554</c:v>
                </c:pt>
                <c:pt idx="378">
                  <c:v>43267.750016030092</c:v>
                </c:pt>
                <c:pt idx="379">
                  <c:v>43267.791682754629</c:v>
                </c:pt>
                <c:pt idx="380">
                  <c:v>43267.833349479166</c:v>
                </c:pt>
                <c:pt idx="381">
                  <c:v>43267.875016203703</c:v>
                </c:pt>
                <c:pt idx="382">
                  <c:v>43267.91668292824</c:v>
                </c:pt>
                <c:pt idx="383">
                  <c:v>43267.958349652778</c:v>
                </c:pt>
                <c:pt idx="384">
                  <c:v>43268.000016377315</c:v>
                </c:pt>
                <c:pt idx="385">
                  <c:v>43268.041683101852</c:v>
                </c:pt>
                <c:pt idx="386">
                  <c:v>43268.083349826389</c:v>
                </c:pt>
                <c:pt idx="387">
                  <c:v>43268.125016550926</c:v>
                </c:pt>
                <c:pt idx="388">
                  <c:v>43268.166683275464</c:v>
                </c:pt>
                <c:pt idx="389">
                  <c:v>43268.208350000001</c:v>
                </c:pt>
                <c:pt idx="390">
                  <c:v>43268.250016724538</c:v>
                </c:pt>
                <c:pt idx="391">
                  <c:v>43268.291683449075</c:v>
                </c:pt>
                <c:pt idx="392">
                  <c:v>43268.333350173612</c:v>
                </c:pt>
                <c:pt idx="393">
                  <c:v>43268.37501689815</c:v>
                </c:pt>
                <c:pt idx="394">
                  <c:v>43268.416683622687</c:v>
                </c:pt>
                <c:pt idx="395">
                  <c:v>43268.458350347224</c:v>
                </c:pt>
                <c:pt idx="396">
                  <c:v>43268.500017071761</c:v>
                </c:pt>
                <c:pt idx="397">
                  <c:v>43268.541683796298</c:v>
                </c:pt>
                <c:pt idx="398">
                  <c:v>43268.583350520836</c:v>
                </c:pt>
                <c:pt idx="399">
                  <c:v>43268.625017245373</c:v>
                </c:pt>
                <c:pt idx="400">
                  <c:v>43268.66668396991</c:v>
                </c:pt>
                <c:pt idx="401">
                  <c:v>43268.708350694447</c:v>
                </c:pt>
                <c:pt idx="402">
                  <c:v>43268.750017418984</c:v>
                </c:pt>
                <c:pt idx="403">
                  <c:v>43268.791684143522</c:v>
                </c:pt>
                <c:pt idx="404">
                  <c:v>43268.833350868059</c:v>
                </c:pt>
                <c:pt idx="405">
                  <c:v>43268.875017592596</c:v>
                </c:pt>
                <c:pt idx="406">
                  <c:v>43268.916684317126</c:v>
                </c:pt>
                <c:pt idx="407">
                  <c:v>43268.958351041663</c:v>
                </c:pt>
                <c:pt idx="408">
                  <c:v>43269.0000177662</c:v>
                </c:pt>
                <c:pt idx="409">
                  <c:v>43269.041684490738</c:v>
                </c:pt>
                <c:pt idx="410">
                  <c:v>43269.083351215275</c:v>
                </c:pt>
                <c:pt idx="411">
                  <c:v>43269.125017939812</c:v>
                </c:pt>
                <c:pt idx="412">
                  <c:v>43269.166684664349</c:v>
                </c:pt>
                <c:pt idx="413">
                  <c:v>43269.208351388887</c:v>
                </c:pt>
                <c:pt idx="414">
                  <c:v>43269.250018113424</c:v>
                </c:pt>
                <c:pt idx="415">
                  <c:v>43269.291684837961</c:v>
                </c:pt>
                <c:pt idx="416">
                  <c:v>43269.333351562498</c:v>
                </c:pt>
                <c:pt idx="417">
                  <c:v>43269.375018287035</c:v>
                </c:pt>
                <c:pt idx="418">
                  <c:v>43269.416685011573</c:v>
                </c:pt>
                <c:pt idx="419">
                  <c:v>43269.45835173611</c:v>
                </c:pt>
                <c:pt idx="420">
                  <c:v>43269.500018460647</c:v>
                </c:pt>
                <c:pt idx="421">
                  <c:v>43269.541685185184</c:v>
                </c:pt>
                <c:pt idx="422">
                  <c:v>43269.583351909721</c:v>
                </c:pt>
                <c:pt idx="423">
                  <c:v>43269.625018634259</c:v>
                </c:pt>
                <c:pt idx="424">
                  <c:v>43269.666685358796</c:v>
                </c:pt>
                <c:pt idx="425">
                  <c:v>43269.708352083333</c:v>
                </c:pt>
                <c:pt idx="426">
                  <c:v>43269.75001880787</c:v>
                </c:pt>
                <c:pt idx="427">
                  <c:v>43269.791685532407</c:v>
                </c:pt>
                <c:pt idx="428">
                  <c:v>43269.833352256945</c:v>
                </c:pt>
                <c:pt idx="429">
                  <c:v>43269.875018981482</c:v>
                </c:pt>
                <c:pt idx="430">
                  <c:v>43269.916685706019</c:v>
                </c:pt>
                <c:pt idx="431">
                  <c:v>43269.958352430556</c:v>
                </c:pt>
                <c:pt idx="432">
                  <c:v>43270.000019155093</c:v>
                </c:pt>
                <c:pt idx="433">
                  <c:v>43270.041685879631</c:v>
                </c:pt>
                <c:pt idx="434">
                  <c:v>43270.083352604168</c:v>
                </c:pt>
                <c:pt idx="435">
                  <c:v>43270.125019328705</c:v>
                </c:pt>
                <c:pt idx="436">
                  <c:v>43270.166686053242</c:v>
                </c:pt>
                <c:pt idx="437">
                  <c:v>43270.20835277778</c:v>
                </c:pt>
                <c:pt idx="438">
                  <c:v>43270.250019502317</c:v>
                </c:pt>
                <c:pt idx="439">
                  <c:v>43270.291686226854</c:v>
                </c:pt>
                <c:pt idx="440">
                  <c:v>43270.333352951391</c:v>
                </c:pt>
                <c:pt idx="441">
                  <c:v>43270.375019675928</c:v>
                </c:pt>
                <c:pt idx="442">
                  <c:v>43270.416686400466</c:v>
                </c:pt>
                <c:pt idx="443">
                  <c:v>43270.458353125003</c:v>
                </c:pt>
                <c:pt idx="444">
                  <c:v>43270.50001984954</c:v>
                </c:pt>
                <c:pt idx="445">
                  <c:v>43270.541686574077</c:v>
                </c:pt>
                <c:pt idx="446">
                  <c:v>43270.583353298614</c:v>
                </c:pt>
                <c:pt idx="447">
                  <c:v>43270.625020023152</c:v>
                </c:pt>
                <c:pt idx="448">
                  <c:v>43270.666686747689</c:v>
                </c:pt>
                <c:pt idx="449">
                  <c:v>43270.708353472219</c:v>
                </c:pt>
                <c:pt idx="450">
                  <c:v>43270.750020196756</c:v>
                </c:pt>
                <c:pt idx="451">
                  <c:v>43270.791686921293</c:v>
                </c:pt>
                <c:pt idx="452">
                  <c:v>43270.83335364583</c:v>
                </c:pt>
                <c:pt idx="453">
                  <c:v>43270.875020370368</c:v>
                </c:pt>
                <c:pt idx="454">
                  <c:v>43270.916687094905</c:v>
                </c:pt>
                <c:pt idx="455">
                  <c:v>43270.958353819442</c:v>
                </c:pt>
                <c:pt idx="456">
                  <c:v>43271.000020543979</c:v>
                </c:pt>
                <c:pt idx="457">
                  <c:v>43271.041687268516</c:v>
                </c:pt>
                <c:pt idx="458">
                  <c:v>43271.083353993054</c:v>
                </c:pt>
                <c:pt idx="459">
                  <c:v>43271.125020717591</c:v>
                </c:pt>
                <c:pt idx="460">
                  <c:v>43271.166687442128</c:v>
                </c:pt>
                <c:pt idx="461">
                  <c:v>43271.208354166665</c:v>
                </c:pt>
                <c:pt idx="462">
                  <c:v>43271.250020891202</c:v>
                </c:pt>
                <c:pt idx="463">
                  <c:v>43271.29168761574</c:v>
                </c:pt>
                <c:pt idx="464">
                  <c:v>43271.333354340277</c:v>
                </c:pt>
                <c:pt idx="465">
                  <c:v>43271.375021064814</c:v>
                </c:pt>
                <c:pt idx="466">
                  <c:v>43271.416687789351</c:v>
                </c:pt>
                <c:pt idx="467">
                  <c:v>43271.458354513888</c:v>
                </c:pt>
                <c:pt idx="468">
                  <c:v>43271.500021238426</c:v>
                </c:pt>
                <c:pt idx="469">
                  <c:v>43271.541687962963</c:v>
                </c:pt>
                <c:pt idx="470">
                  <c:v>43271.5833546875</c:v>
                </c:pt>
                <c:pt idx="471">
                  <c:v>43271.625021412037</c:v>
                </c:pt>
                <c:pt idx="472">
                  <c:v>43271.666688136575</c:v>
                </c:pt>
                <c:pt idx="473">
                  <c:v>43271.708354861112</c:v>
                </c:pt>
                <c:pt idx="474">
                  <c:v>43271.750021585649</c:v>
                </c:pt>
                <c:pt idx="475">
                  <c:v>43271.791688310186</c:v>
                </c:pt>
                <c:pt idx="476">
                  <c:v>43271.833355034723</c:v>
                </c:pt>
                <c:pt idx="477">
                  <c:v>43271.875021759261</c:v>
                </c:pt>
                <c:pt idx="478">
                  <c:v>43271.916688483798</c:v>
                </c:pt>
                <c:pt idx="479">
                  <c:v>43271.958355208335</c:v>
                </c:pt>
                <c:pt idx="480">
                  <c:v>43272.000021932872</c:v>
                </c:pt>
                <c:pt idx="481">
                  <c:v>43272.041688657409</c:v>
                </c:pt>
                <c:pt idx="482">
                  <c:v>43272.083355381947</c:v>
                </c:pt>
                <c:pt idx="483">
                  <c:v>43272.125022106484</c:v>
                </c:pt>
                <c:pt idx="484">
                  <c:v>43272.166688831021</c:v>
                </c:pt>
                <c:pt idx="485">
                  <c:v>43272.208355555558</c:v>
                </c:pt>
                <c:pt idx="486">
                  <c:v>43272.250022280095</c:v>
                </c:pt>
                <c:pt idx="487">
                  <c:v>43272.291689004633</c:v>
                </c:pt>
                <c:pt idx="488">
                  <c:v>43272.33335572917</c:v>
                </c:pt>
                <c:pt idx="489">
                  <c:v>43272.375022453707</c:v>
                </c:pt>
                <c:pt idx="490">
                  <c:v>43272.416689178244</c:v>
                </c:pt>
                <c:pt idx="491">
                  <c:v>43272.458355902774</c:v>
                </c:pt>
                <c:pt idx="492">
                  <c:v>43272.500022627311</c:v>
                </c:pt>
                <c:pt idx="493">
                  <c:v>43272.541689351849</c:v>
                </c:pt>
                <c:pt idx="494">
                  <c:v>43272.583356076386</c:v>
                </c:pt>
                <c:pt idx="495">
                  <c:v>43272.625022800923</c:v>
                </c:pt>
                <c:pt idx="496">
                  <c:v>43272.66668952546</c:v>
                </c:pt>
                <c:pt idx="497">
                  <c:v>43272.708356249997</c:v>
                </c:pt>
                <c:pt idx="498">
                  <c:v>43272.750022974535</c:v>
                </c:pt>
                <c:pt idx="499">
                  <c:v>43272.791689699072</c:v>
                </c:pt>
                <c:pt idx="500">
                  <c:v>43272.833356423609</c:v>
                </c:pt>
                <c:pt idx="501">
                  <c:v>43272.875023148146</c:v>
                </c:pt>
                <c:pt idx="502">
                  <c:v>43272.916689872683</c:v>
                </c:pt>
                <c:pt idx="503">
                  <c:v>43272.958356597221</c:v>
                </c:pt>
                <c:pt idx="504">
                  <c:v>43273.000023321758</c:v>
                </c:pt>
                <c:pt idx="505">
                  <c:v>43273.041690046295</c:v>
                </c:pt>
                <c:pt idx="506">
                  <c:v>43273.083356770832</c:v>
                </c:pt>
                <c:pt idx="507">
                  <c:v>43273.12502349537</c:v>
                </c:pt>
                <c:pt idx="508">
                  <c:v>43273.166690219907</c:v>
                </c:pt>
                <c:pt idx="509">
                  <c:v>43273.208356944444</c:v>
                </c:pt>
                <c:pt idx="510">
                  <c:v>43273.250023668981</c:v>
                </c:pt>
                <c:pt idx="511">
                  <c:v>43273.291690393518</c:v>
                </c:pt>
                <c:pt idx="512">
                  <c:v>43273.333357118056</c:v>
                </c:pt>
                <c:pt idx="513">
                  <c:v>43273.375023842593</c:v>
                </c:pt>
                <c:pt idx="514">
                  <c:v>43273.41669056713</c:v>
                </c:pt>
                <c:pt idx="515">
                  <c:v>43273.458357291667</c:v>
                </c:pt>
                <c:pt idx="516">
                  <c:v>43273.500024016204</c:v>
                </c:pt>
                <c:pt idx="517">
                  <c:v>43273.541690740742</c:v>
                </c:pt>
                <c:pt idx="518">
                  <c:v>43273.583357465279</c:v>
                </c:pt>
                <c:pt idx="519">
                  <c:v>43273.625024189816</c:v>
                </c:pt>
                <c:pt idx="520">
                  <c:v>43273.666690914353</c:v>
                </c:pt>
                <c:pt idx="521">
                  <c:v>43273.70835763889</c:v>
                </c:pt>
                <c:pt idx="522">
                  <c:v>43273.750024363428</c:v>
                </c:pt>
                <c:pt idx="523">
                  <c:v>43273.791691087965</c:v>
                </c:pt>
                <c:pt idx="524">
                  <c:v>43273.833357812502</c:v>
                </c:pt>
                <c:pt idx="525">
                  <c:v>43273.875024537039</c:v>
                </c:pt>
                <c:pt idx="526">
                  <c:v>43273.916691261576</c:v>
                </c:pt>
                <c:pt idx="527">
                  <c:v>43273.958357986114</c:v>
                </c:pt>
                <c:pt idx="528">
                  <c:v>43274.000024710651</c:v>
                </c:pt>
                <c:pt idx="529">
                  <c:v>43274.041691435188</c:v>
                </c:pt>
                <c:pt idx="530">
                  <c:v>43274.083358159725</c:v>
                </c:pt>
                <c:pt idx="531">
                  <c:v>43274.125024884263</c:v>
                </c:pt>
                <c:pt idx="532">
                  <c:v>43274.1666916088</c:v>
                </c:pt>
                <c:pt idx="533">
                  <c:v>43274.208358333337</c:v>
                </c:pt>
                <c:pt idx="534">
                  <c:v>43274.250025057867</c:v>
                </c:pt>
                <c:pt idx="535">
                  <c:v>43274.291691782404</c:v>
                </c:pt>
                <c:pt idx="536">
                  <c:v>43274.333358506941</c:v>
                </c:pt>
                <c:pt idx="537">
                  <c:v>43274.375025231479</c:v>
                </c:pt>
                <c:pt idx="538">
                  <c:v>43274.416691956016</c:v>
                </c:pt>
                <c:pt idx="539">
                  <c:v>43274.458358680553</c:v>
                </c:pt>
                <c:pt idx="540">
                  <c:v>43274.50002540509</c:v>
                </c:pt>
                <c:pt idx="541">
                  <c:v>43274.541692129627</c:v>
                </c:pt>
                <c:pt idx="542">
                  <c:v>43274.583358854165</c:v>
                </c:pt>
                <c:pt idx="543">
                  <c:v>43274.625025578702</c:v>
                </c:pt>
                <c:pt idx="544">
                  <c:v>43274.666692303239</c:v>
                </c:pt>
                <c:pt idx="545">
                  <c:v>43274.708359027776</c:v>
                </c:pt>
                <c:pt idx="546">
                  <c:v>43274.750025752313</c:v>
                </c:pt>
                <c:pt idx="547">
                  <c:v>43274.791692476851</c:v>
                </c:pt>
                <c:pt idx="548">
                  <c:v>43274.833359201388</c:v>
                </c:pt>
                <c:pt idx="549">
                  <c:v>43274.875025925925</c:v>
                </c:pt>
                <c:pt idx="550">
                  <c:v>43274.916692650462</c:v>
                </c:pt>
                <c:pt idx="551">
                  <c:v>43274.958359374999</c:v>
                </c:pt>
                <c:pt idx="552">
                  <c:v>43275.000026099537</c:v>
                </c:pt>
                <c:pt idx="553">
                  <c:v>43275.041692824074</c:v>
                </c:pt>
                <c:pt idx="554">
                  <c:v>43275.083359548611</c:v>
                </c:pt>
                <c:pt idx="555">
                  <c:v>43275.125026273148</c:v>
                </c:pt>
                <c:pt idx="556">
                  <c:v>43275.166692997685</c:v>
                </c:pt>
                <c:pt idx="557">
                  <c:v>43275.208359722223</c:v>
                </c:pt>
                <c:pt idx="558">
                  <c:v>43275.25002644676</c:v>
                </c:pt>
                <c:pt idx="559">
                  <c:v>43275.291693171297</c:v>
                </c:pt>
                <c:pt idx="560">
                  <c:v>43275.333359895834</c:v>
                </c:pt>
                <c:pt idx="561">
                  <c:v>43275.375026620372</c:v>
                </c:pt>
                <c:pt idx="562">
                  <c:v>43275.416693344909</c:v>
                </c:pt>
                <c:pt idx="563">
                  <c:v>43275.458360069446</c:v>
                </c:pt>
                <c:pt idx="564">
                  <c:v>43275.500026793983</c:v>
                </c:pt>
                <c:pt idx="565">
                  <c:v>43275.54169351852</c:v>
                </c:pt>
                <c:pt idx="566">
                  <c:v>43275.583360243058</c:v>
                </c:pt>
                <c:pt idx="567">
                  <c:v>43275.625026967595</c:v>
                </c:pt>
                <c:pt idx="568">
                  <c:v>43275.666693692132</c:v>
                </c:pt>
                <c:pt idx="569">
                  <c:v>43275.708360416669</c:v>
                </c:pt>
                <c:pt idx="570">
                  <c:v>43275.750027141206</c:v>
                </c:pt>
                <c:pt idx="571">
                  <c:v>43275.791693865744</c:v>
                </c:pt>
                <c:pt idx="572">
                  <c:v>43275.833360590281</c:v>
                </c:pt>
                <c:pt idx="573">
                  <c:v>43275.875027314818</c:v>
                </c:pt>
                <c:pt idx="574">
                  <c:v>43275.916694039355</c:v>
                </c:pt>
                <c:pt idx="575">
                  <c:v>43275.958360763892</c:v>
                </c:pt>
                <c:pt idx="576">
                  <c:v>43276.000027488422</c:v>
                </c:pt>
                <c:pt idx="577">
                  <c:v>43276.04169421296</c:v>
                </c:pt>
                <c:pt idx="578">
                  <c:v>43276.083360937497</c:v>
                </c:pt>
                <c:pt idx="579">
                  <c:v>43276.125027662034</c:v>
                </c:pt>
                <c:pt idx="580">
                  <c:v>43276.166694386571</c:v>
                </c:pt>
                <c:pt idx="581">
                  <c:v>43276.208361111108</c:v>
                </c:pt>
                <c:pt idx="582">
                  <c:v>43276.250027835646</c:v>
                </c:pt>
                <c:pt idx="583">
                  <c:v>43276.291694560183</c:v>
                </c:pt>
                <c:pt idx="584">
                  <c:v>43276.33336128472</c:v>
                </c:pt>
                <c:pt idx="585">
                  <c:v>43276.375028009257</c:v>
                </c:pt>
                <c:pt idx="586">
                  <c:v>43276.416694733794</c:v>
                </c:pt>
                <c:pt idx="587">
                  <c:v>43276.458361458332</c:v>
                </c:pt>
                <c:pt idx="588">
                  <c:v>43276.500028182869</c:v>
                </c:pt>
                <c:pt idx="589">
                  <c:v>43276.541694907406</c:v>
                </c:pt>
                <c:pt idx="590">
                  <c:v>43276.583361631943</c:v>
                </c:pt>
                <c:pt idx="591">
                  <c:v>43276.62502835648</c:v>
                </c:pt>
                <c:pt idx="592">
                  <c:v>43276.666695081018</c:v>
                </c:pt>
                <c:pt idx="593">
                  <c:v>43276.708361805555</c:v>
                </c:pt>
                <c:pt idx="594">
                  <c:v>43276.750028530092</c:v>
                </c:pt>
                <c:pt idx="595">
                  <c:v>43276.791695254629</c:v>
                </c:pt>
                <c:pt idx="596">
                  <c:v>43276.833361979167</c:v>
                </c:pt>
                <c:pt idx="597">
                  <c:v>43276.875028703704</c:v>
                </c:pt>
                <c:pt idx="598">
                  <c:v>43276.916695428241</c:v>
                </c:pt>
                <c:pt idx="599">
                  <c:v>43276.958362152778</c:v>
                </c:pt>
                <c:pt idx="600">
                  <c:v>43277.000028877315</c:v>
                </c:pt>
                <c:pt idx="601">
                  <c:v>43277.041695601853</c:v>
                </c:pt>
                <c:pt idx="602">
                  <c:v>43277.08336232639</c:v>
                </c:pt>
                <c:pt idx="603">
                  <c:v>43277.125029050927</c:v>
                </c:pt>
                <c:pt idx="604">
                  <c:v>43277.166695775464</c:v>
                </c:pt>
                <c:pt idx="605">
                  <c:v>43277.208362500001</c:v>
                </c:pt>
                <c:pt idx="606">
                  <c:v>43277.250029224539</c:v>
                </c:pt>
                <c:pt idx="607">
                  <c:v>43277.291695949076</c:v>
                </c:pt>
                <c:pt idx="608">
                  <c:v>43277.333362673613</c:v>
                </c:pt>
                <c:pt idx="609">
                  <c:v>43277.37502939815</c:v>
                </c:pt>
                <c:pt idx="610">
                  <c:v>43277.416696122687</c:v>
                </c:pt>
                <c:pt idx="611">
                  <c:v>43277.458362847225</c:v>
                </c:pt>
                <c:pt idx="612">
                  <c:v>43277.500029571762</c:v>
                </c:pt>
                <c:pt idx="613">
                  <c:v>43277.541696296299</c:v>
                </c:pt>
                <c:pt idx="614">
                  <c:v>43277.583363020836</c:v>
                </c:pt>
                <c:pt idx="615">
                  <c:v>43277.625029745373</c:v>
                </c:pt>
                <c:pt idx="616">
                  <c:v>43277.666696469911</c:v>
                </c:pt>
                <c:pt idx="617">
                  <c:v>43277.708363194448</c:v>
                </c:pt>
                <c:pt idx="618">
                  <c:v>43277.750029918985</c:v>
                </c:pt>
                <c:pt idx="619">
                  <c:v>43277.791696643515</c:v>
                </c:pt>
                <c:pt idx="620">
                  <c:v>43277.833363368052</c:v>
                </c:pt>
                <c:pt idx="621">
                  <c:v>43277.875030092589</c:v>
                </c:pt>
                <c:pt idx="622">
                  <c:v>43277.916696817127</c:v>
                </c:pt>
                <c:pt idx="623">
                  <c:v>43277.958363541664</c:v>
                </c:pt>
                <c:pt idx="624">
                  <c:v>43278.000030266201</c:v>
                </c:pt>
                <c:pt idx="625">
                  <c:v>43278.041696990738</c:v>
                </c:pt>
                <c:pt idx="626">
                  <c:v>43278.083363715275</c:v>
                </c:pt>
                <c:pt idx="627">
                  <c:v>43278.125030439813</c:v>
                </c:pt>
                <c:pt idx="628">
                  <c:v>43278.16669716435</c:v>
                </c:pt>
                <c:pt idx="629">
                  <c:v>43278.208363888887</c:v>
                </c:pt>
                <c:pt idx="630">
                  <c:v>43278.250030613424</c:v>
                </c:pt>
                <c:pt idx="631">
                  <c:v>43278.291697337962</c:v>
                </c:pt>
                <c:pt idx="632">
                  <c:v>43278.333364062499</c:v>
                </c:pt>
                <c:pt idx="633">
                  <c:v>43278.375030787036</c:v>
                </c:pt>
                <c:pt idx="634">
                  <c:v>43278.416697511573</c:v>
                </c:pt>
                <c:pt idx="635">
                  <c:v>43278.45836423611</c:v>
                </c:pt>
                <c:pt idx="636">
                  <c:v>43278.500030960648</c:v>
                </c:pt>
                <c:pt idx="637">
                  <c:v>43278.541697685185</c:v>
                </c:pt>
                <c:pt idx="638">
                  <c:v>43278.583364409722</c:v>
                </c:pt>
                <c:pt idx="639">
                  <c:v>43278.625031134259</c:v>
                </c:pt>
                <c:pt idx="640">
                  <c:v>43278.666697858796</c:v>
                </c:pt>
                <c:pt idx="641">
                  <c:v>43278.708364583334</c:v>
                </c:pt>
                <c:pt idx="642">
                  <c:v>43278.750031307871</c:v>
                </c:pt>
                <c:pt idx="643">
                  <c:v>43278.791698032408</c:v>
                </c:pt>
                <c:pt idx="644">
                  <c:v>43278.833364756945</c:v>
                </c:pt>
                <c:pt idx="645">
                  <c:v>43278.875031481482</c:v>
                </c:pt>
                <c:pt idx="646">
                  <c:v>43278.91669820602</c:v>
                </c:pt>
                <c:pt idx="647">
                  <c:v>43278.958364930557</c:v>
                </c:pt>
                <c:pt idx="648">
                  <c:v>43279.000031655094</c:v>
                </c:pt>
                <c:pt idx="649">
                  <c:v>43279.041698379631</c:v>
                </c:pt>
                <c:pt idx="650">
                  <c:v>43279.083365104168</c:v>
                </c:pt>
                <c:pt idx="651">
                  <c:v>43279.125031828706</c:v>
                </c:pt>
                <c:pt idx="652">
                  <c:v>43279.166698553243</c:v>
                </c:pt>
                <c:pt idx="653">
                  <c:v>43279.20836527778</c:v>
                </c:pt>
                <c:pt idx="654">
                  <c:v>43279.250032002317</c:v>
                </c:pt>
                <c:pt idx="655">
                  <c:v>43279.291698726855</c:v>
                </c:pt>
                <c:pt idx="656">
                  <c:v>43279.333365451392</c:v>
                </c:pt>
                <c:pt idx="657">
                  <c:v>43279.375032175929</c:v>
                </c:pt>
                <c:pt idx="658">
                  <c:v>43279.416698900466</c:v>
                </c:pt>
                <c:pt idx="659">
                  <c:v>43279.458365625003</c:v>
                </c:pt>
                <c:pt idx="660">
                  <c:v>43279.500032349541</c:v>
                </c:pt>
                <c:pt idx="661">
                  <c:v>43279.54169907407</c:v>
                </c:pt>
                <c:pt idx="662">
                  <c:v>43279.583365798608</c:v>
                </c:pt>
                <c:pt idx="663">
                  <c:v>43279.625032523145</c:v>
                </c:pt>
                <c:pt idx="664">
                  <c:v>43279.666699247682</c:v>
                </c:pt>
                <c:pt idx="665">
                  <c:v>43279.708365972219</c:v>
                </c:pt>
                <c:pt idx="666">
                  <c:v>43279.750032696757</c:v>
                </c:pt>
                <c:pt idx="667">
                  <c:v>43279.791699421294</c:v>
                </c:pt>
                <c:pt idx="668">
                  <c:v>43279.833366145831</c:v>
                </c:pt>
                <c:pt idx="669">
                  <c:v>43279.875032870368</c:v>
                </c:pt>
                <c:pt idx="670">
                  <c:v>43279.916699594905</c:v>
                </c:pt>
                <c:pt idx="671">
                  <c:v>43279.958366319443</c:v>
                </c:pt>
                <c:pt idx="672">
                  <c:v>43280.00003304398</c:v>
                </c:pt>
                <c:pt idx="673">
                  <c:v>43280.041699768517</c:v>
                </c:pt>
                <c:pt idx="674">
                  <c:v>43280.083366493054</c:v>
                </c:pt>
                <c:pt idx="675">
                  <c:v>43280.125033217591</c:v>
                </c:pt>
                <c:pt idx="676">
                  <c:v>43280.166699942129</c:v>
                </c:pt>
                <c:pt idx="677">
                  <c:v>43280.208366666666</c:v>
                </c:pt>
                <c:pt idx="678">
                  <c:v>43280.250033391203</c:v>
                </c:pt>
                <c:pt idx="679">
                  <c:v>43280.29170011574</c:v>
                </c:pt>
                <c:pt idx="680">
                  <c:v>43280.333366840277</c:v>
                </c:pt>
                <c:pt idx="681">
                  <c:v>43280.375033564815</c:v>
                </c:pt>
                <c:pt idx="682">
                  <c:v>43280.416700289352</c:v>
                </c:pt>
                <c:pt idx="683">
                  <c:v>43280.458367013889</c:v>
                </c:pt>
                <c:pt idx="684">
                  <c:v>43280.500033738426</c:v>
                </c:pt>
                <c:pt idx="685">
                  <c:v>43280.541700462963</c:v>
                </c:pt>
                <c:pt idx="686">
                  <c:v>43280.583367187501</c:v>
                </c:pt>
                <c:pt idx="687">
                  <c:v>43280.625033912038</c:v>
                </c:pt>
                <c:pt idx="688">
                  <c:v>43280.666700636575</c:v>
                </c:pt>
                <c:pt idx="689">
                  <c:v>43280.708367361112</c:v>
                </c:pt>
                <c:pt idx="690">
                  <c:v>43280.75003408565</c:v>
                </c:pt>
                <c:pt idx="691">
                  <c:v>43280.791700810187</c:v>
                </c:pt>
                <c:pt idx="692">
                  <c:v>43280.833367534724</c:v>
                </c:pt>
                <c:pt idx="693">
                  <c:v>43280.875034259261</c:v>
                </c:pt>
                <c:pt idx="694">
                  <c:v>43280.916700983798</c:v>
                </c:pt>
                <c:pt idx="695">
                  <c:v>43280.958367708336</c:v>
                </c:pt>
                <c:pt idx="696">
                  <c:v>43281.000034432873</c:v>
                </c:pt>
                <c:pt idx="697">
                  <c:v>43281.04170115741</c:v>
                </c:pt>
                <c:pt idx="698">
                  <c:v>43281.083367881947</c:v>
                </c:pt>
                <c:pt idx="699">
                  <c:v>43281.125034606484</c:v>
                </c:pt>
                <c:pt idx="700">
                  <c:v>43281.166701331022</c:v>
                </c:pt>
                <c:pt idx="701">
                  <c:v>43281.208368055559</c:v>
                </c:pt>
                <c:pt idx="702">
                  <c:v>43281.250034780096</c:v>
                </c:pt>
                <c:pt idx="703">
                  <c:v>43281.291701504633</c:v>
                </c:pt>
                <c:pt idx="704">
                  <c:v>43281.333368229163</c:v>
                </c:pt>
                <c:pt idx="705">
                  <c:v>43281.3750349537</c:v>
                </c:pt>
                <c:pt idx="706">
                  <c:v>43281.416701678238</c:v>
                </c:pt>
                <c:pt idx="707">
                  <c:v>43281.458368402775</c:v>
                </c:pt>
                <c:pt idx="708">
                  <c:v>43281.500035127312</c:v>
                </c:pt>
                <c:pt idx="709">
                  <c:v>43281.541701851849</c:v>
                </c:pt>
                <c:pt idx="710">
                  <c:v>43281.583368576386</c:v>
                </c:pt>
                <c:pt idx="711">
                  <c:v>43281.625035300924</c:v>
                </c:pt>
                <c:pt idx="712">
                  <c:v>43281.666702025461</c:v>
                </c:pt>
                <c:pt idx="713">
                  <c:v>43281.708368749998</c:v>
                </c:pt>
                <c:pt idx="714">
                  <c:v>43281.750035474535</c:v>
                </c:pt>
                <c:pt idx="715">
                  <c:v>43281.791702199072</c:v>
                </c:pt>
                <c:pt idx="716">
                  <c:v>43281.83336892361</c:v>
                </c:pt>
                <c:pt idx="717">
                  <c:v>43281.875035648147</c:v>
                </c:pt>
                <c:pt idx="718">
                  <c:v>43281.916702372684</c:v>
                </c:pt>
                <c:pt idx="719">
                  <c:v>43281.958369097221</c:v>
                </c:pt>
              </c:numCache>
            </c:numRef>
          </c:xVal>
          <c:yVal>
            <c:numRef>
              <c:f>Flow!$J$2:$J$721</c:f>
              <c:numCache>
                <c:formatCode>General</c:formatCode>
                <c:ptCount val="720"/>
                <c:pt idx="0">
                  <c:v>14025</c:v>
                </c:pt>
                <c:pt idx="1">
                  <c:v>12900</c:v>
                </c:pt>
                <c:pt idx="2">
                  <c:v>11650</c:v>
                </c:pt>
                <c:pt idx="3">
                  <c:v>10700</c:v>
                </c:pt>
                <c:pt idx="4">
                  <c:v>10010</c:v>
                </c:pt>
                <c:pt idx="5">
                  <c:v>9607.5</c:v>
                </c:pt>
                <c:pt idx="6">
                  <c:v>9682.5</c:v>
                </c:pt>
                <c:pt idx="7">
                  <c:v>10322.5</c:v>
                </c:pt>
                <c:pt idx="8">
                  <c:v>11275</c:v>
                </c:pt>
                <c:pt idx="9">
                  <c:v>12400</c:v>
                </c:pt>
                <c:pt idx="10">
                  <c:v>13875</c:v>
                </c:pt>
                <c:pt idx="11">
                  <c:v>15225</c:v>
                </c:pt>
                <c:pt idx="12">
                  <c:v>16150</c:v>
                </c:pt>
                <c:pt idx="13">
                  <c:v>16600</c:v>
                </c:pt>
                <c:pt idx="14">
                  <c:v>16900</c:v>
                </c:pt>
                <c:pt idx="15">
                  <c:v>17000</c:v>
                </c:pt>
                <c:pt idx="16">
                  <c:v>17100</c:v>
                </c:pt>
                <c:pt idx="17">
                  <c:v>17100</c:v>
                </c:pt>
                <c:pt idx="18">
                  <c:v>17125</c:v>
                </c:pt>
                <c:pt idx="19">
                  <c:v>17100</c:v>
                </c:pt>
                <c:pt idx="20">
                  <c:v>17125</c:v>
                </c:pt>
                <c:pt idx="21">
                  <c:v>17100</c:v>
                </c:pt>
                <c:pt idx="22">
                  <c:v>17075</c:v>
                </c:pt>
                <c:pt idx="23">
                  <c:v>16625</c:v>
                </c:pt>
                <c:pt idx="24">
                  <c:v>15525</c:v>
                </c:pt>
                <c:pt idx="25">
                  <c:v>14025</c:v>
                </c:pt>
                <c:pt idx="26">
                  <c:v>12600</c:v>
                </c:pt>
                <c:pt idx="27">
                  <c:v>11600</c:v>
                </c:pt>
                <c:pt idx="28">
                  <c:v>11000</c:v>
                </c:pt>
                <c:pt idx="29">
                  <c:v>10625</c:v>
                </c:pt>
                <c:pt idx="30">
                  <c:v>10425</c:v>
                </c:pt>
                <c:pt idx="31">
                  <c:v>10300</c:v>
                </c:pt>
                <c:pt idx="32">
                  <c:v>10225</c:v>
                </c:pt>
                <c:pt idx="33">
                  <c:v>10175</c:v>
                </c:pt>
                <c:pt idx="34">
                  <c:v>10175</c:v>
                </c:pt>
                <c:pt idx="35">
                  <c:v>10175</c:v>
                </c:pt>
                <c:pt idx="36">
                  <c:v>10175</c:v>
                </c:pt>
                <c:pt idx="37">
                  <c:v>10200</c:v>
                </c:pt>
                <c:pt idx="38">
                  <c:v>10100</c:v>
                </c:pt>
                <c:pt idx="39">
                  <c:v>10100</c:v>
                </c:pt>
                <c:pt idx="40">
                  <c:v>10100</c:v>
                </c:pt>
                <c:pt idx="41">
                  <c:v>10100</c:v>
                </c:pt>
                <c:pt idx="42">
                  <c:v>10100</c:v>
                </c:pt>
                <c:pt idx="43">
                  <c:v>10100</c:v>
                </c:pt>
                <c:pt idx="44">
                  <c:v>10100</c:v>
                </c:pt>
                <c:pt idx="45">
                  <c:v>10100</c:v>
                </c:pt>
                <c:pt idx="46">
                  <c:v>10100</c:v>
                </c:pt>
                <c:pt idx="47">
                  <c:v>10100</c:v>
                </c:pt>
                <c:pt idx="48">
                  <c:v>10100</c:v>
                </c:pt>
                <c:pt idx="49">
                  <c:v>10150</c:v>
                </c:pt>
                <c:pt idx="50">
                  <c:v>10200</c:v>
                </c:pt>
                <c:pt idx="51">
                  <c:v>10150</c:v>
                </c:pt>
                <c:pt idx="52">
                  <c:v>10125</c:v>
                </c:pt>
                <c:pt idx="53">
                  <c:v>10100</c:v>
                </c:pt>
                <c:pt idx="54">
                  <c:v>10200</c:v>
                </c:pt>
                <c:pt idx="55">
                  <c:v>10200</c:v>
                </c:pt>
                <c:pt idx="56">
                  <c:v>10200</c:v>
                </c:pt>
                <c:pt idx="57">
                  <c:v>10200</c:v>
                </c:pt>
                <c:pt idx="58">
                  <c:v>10200</c:v>
                </c:pt>
                <c:pt idx="59">
                  <c:v>10200</c:v>
                </c:pt>
                <c:pt idx="60">
                  <c:v>10175</c:v>
                </c:pt>
                <c:pt idx="61">
                  <c:v>10175</c:v>
                </c:pt>
                <c:pt idx="62">
                  <c:v>10175</c:v>
                </c:pt>
                <c:pt idx="63">
                  <c:v>10125</c:v>
                </c:pt>
                <c:pt idx="64">
                  <c:v>10100</c:v>
                </c:pt>
                <c:pt idx="65">
                  <c:v>10100</c:v>
                </c:pt>
                <c:pt idx="66">
                  <c:v>10100</c:v>
                </c:pt>
                <c:pt idx="67">
                  <c:v>10100</c:v>
                </c:pt>
                <c:pt idx="68">
                  <c:v>10100</c:v>
                </c:pt>
                <c:pt idx="69">
                  <c:v>10100</c:v>
                </c:pt>
                <c:pt idx="70">
                  <c:v>10100</c:v>
                </c:pt>
                <c:pt idx="71">
                  <c:v>10150</c:v>
                </c:pt>
                <c:pt idx="72">
                  <c:v>10175</c:v>
                </c:pt>
                <c:pt idx="73">
                  <c:v>10125</c:v>
                </c:pt>
                <c:pt idx="74">
                  <c:v>10125</c:v>
                </c:pt>
                <c:pt idx="75">
                  <c:v>10022.5</c:v>
                </c:pt>
                <c:pt idx="76">
                  <c:v>9720</c:v>
                </c:pt>
                <c:pt idx="77">
                  <c:v>9467.5</c:v>
                </c:pt>
                <c:pt idx="78">
                  <c:v>9535</c:v>
                </c:pt>
                <c:pt idx="79">
                  <c:v>10052.5</c:v>
                </c:pt>
                <c:pt idx="80">
                  <c:v>10950</c:v>
                </c:pt>
                <c:pt idx="81">
                  <c:v>12175</c:v>
                </c:pt>
                <c:pt idx="82">
                  <c:v>13675</c:v>
                </c:pt>
                <c:pt idx="83">
                  <c:v>15125</c:v>
                </c:pt>
                <c:pt idx="84">
                  <c:v>16025</c:v>
                </c:pt>
                <c:pt idx="85">
                  <c:v>16575</c:v>
                </c:pt>
                <c:pt idx="86">
                  <c:v>16950</c:v>
                </c:pt>
                <c:pt idx="87">
                  <c:v>17025</c:v>
                </c:pt>
                <c:pt idx="88">
                  <c:v>17075</c:v>
                </c:pt>
                <c:pt idx="89">
                  <c:v>17075</c:v>
                </c:pt>
                <c:pt idx="90">
                  <c:v>17125</c:v>
                </c:pt>
                <c:pt idx="91">
                  <c:v>17100</c:v>
                </c:pt>
                <c:pt idx="92">
                  <c:v>17100</c:v>
                </c:pt>
                <c:pt idx="93">
                  <c:v>17125</c:v>
                </c:pt>
                <c:pt idx="94">
                  <c:v>17125</c:v>
                </c:pt>
                <c:pt idx="95">
                  <c:v>16700</c:v>
                </c:pt>
                <c:pt idx="96">
                  <c:v>15600</c:v>
                </c:pt>
                <c:pt idx="97">
                  <c:v>14050</c:v>
                </c:pt>
                <c:pt idx="98">
                  <c:v>12450</c:v>
                </c:pt>
                <c:pt idx="99">
                  <c:v>11175</c:v>
                </c:pt>
                <c:pt idx="100">
                  <c:v>10325</c:v>
                </c:pt>
                <c:pt idx="101">
                  <c:v>9725</c:v>
                </c:pt>
                <c:pt idx="102">
                  <c:v>9637.5</c:v>
                </c:pt>
                <c:pt idx="103">
                  <c:v>10055</c:v>
                </c:pt>
                <c:pt idx="104">
                  <c:v>10675</c:v>
                </c:pt>
                <c:pt idx="105">
                  <c:v>11775</c:v>
                </c:pt>
                <c:pt idx="106">
                  <c:v>13175</c:v>
                </c:pt>
                <c:pt idx="107">
                  <c:v>14550</c:v>
                </c:pt>
                <c:pt idx="108">
                  <c:v>15625</c:v>
                </c:pt>
                <c:pt idx="109">
                  <c:v>16300</c:v>
                </c:pt>
                <c:pt idx="110">
                  <c:v>16650</c:v>
                </c:pt>
                <c:pt idx="111">
                  <c:v>16750</c:v>
                </c:pt>
                <c:pt idx="112">
                  <c:v>16825</c:v>
                </c:pt>
                <c:pt idx="113">
                  <c:v>16850</c:v>
                </c:pt>
                <c:pt idx="114">
                  <c:v>16825</c:v>
                </c:pt>
                <c:pt idx="115">
                  <c:v>16775</c:v>
                </c:pt>
                <c:pt idx="116">
                  <c:v>16750</c:v>
                </c:pt>
                <c:pt idx="117">
                  <c:v>16750</c:v>
                </c:pt>
                <c:pt idx="118">
                  <c:v>16675</c:v>
                </c:pt>
                <c:pt idx="119">
                  <c:v>16300</c:v>
                </c:pt>
                <c:pt idx="120">
                  <c:v>15300</c:v>
                </c:pt>
                <c:pt idx="121">
                  <c:v>13850</c:v>
                </c:pt>
                <c:pt idx="122">
                  <c:v>12625</c:v>
                </c:pt>
                <c:pt idx="123">
                  <c:v>11800</c:v>
                </c:pt>
                <c:pt idx="124">
                  <c:v>11100</c:v>
                </c:pt>
                <c:pt idx="125">
                  <c:v>10675</c:v>
                </c:pt>
                <c:pt idx="126">
                  <c:v>10425</c:v>
                </c:pt>
                <c:pt idx="127">
                  <c:v>10350</c:v>
                </c:pt>
                <c:pt idx="128">
                  <c:v>10800</c:v>
                </c:pt>
                <c:pt idx="129">
                  <c:v>11850</c:v>
                </c:pt>
                <c:pt idx="130">
                  <c:v>13150</c:v>
                </c:pt>
                <c:pt idx="131">
                  <c:v>14275</c:v>
                </c:pt>
                <c:pt idx="132">
                  <c:v>15100</c:v>
                </c:pt>
                <c:pt idx="133">
                  <c:v>15725</c:v>
                </c:pt>
                <c:pt idx="134">
                  <c:v>16150</c:v>
                </c:pt>
                <c:pt idx="135">
                  <c:v>16550</c:v>
                </c:pt>
                <c:pt idx="136">
                  <c:v>16625</c:v>
                </c:pt>
                <c:pt idx="137">
                  <c:v>16750</c:v>
                </c:pt>
                <c:pt idx="138">
                  <c:v>16775</c:v>
                </c:pt>
                <c:pt idx="139">
                  <c:v>16750</c:v>
                </c:pt>
                <c:pt idx="140">
                  <c:v>16775</c:v>
                </c:pt>
                <c:pt idx="141">
                  <c:v>16775</c:v>
                </c:pt>
                <c:pt idx="142">
                  <c:v>16700</c:v>
                </c:pt>
                <c:pt idx="143">
                  <c:v>16300</c:v>
                </c:pt>
                <c:pt idx="144">
                  <c:v>15325</c:v>
                </c:pt>
                <c:pt idx="145">
                  <c:v>13850</c:v>
                </c:pt>
                <c:pt idx="146">
                  <c:v>12400</c:v>
                </c:pt>
                <c:pt idx="147">
                  <c:v>11200</c:v>
                </c:pt>
                <c:pt idx="148">
                  <c:v>10350</c:v>
                </c:pt>
                <c:pt idx="149">
                  <c:v>9752.5</c:v>
                </c:pt>
                <c:pt idx="150">
                  <c:v>9440</c:v>
                </c:pt>
                <c:pt idx="151">
                  <c:v>9515</c:v>
                </c:pt>
                <c:pt idx="152">
                  <c:v>10237.5</c:v>
                </c:pt>
                <c:pt idx="153">
                  <c:v>11450</c:v>
                </c:pt>
                <c:pt idx="154">
                  <c:v>12925</c:v>
                </c:pt>
                <c:pt idx="155">
                  <c:v>14475</c:v>
                </c:pt>
                <c:pt idx="156">
                  <c:v>15650</c:v>
                </c:pt>
                <c:pt idx="157">
                  <c:v>16275</c:v>
                </c:pt>
                <c:pt idx="158">
                  <c:v>16700</c:v>
                </c:pt>
                <c:pt idx="159">
                  <c:v>16900</c:v>
                </c:pt>
                <c:pt idx="160">
                  <c:v>16975</c:v>
                </c:pt>
                <c:pt idx="161">
                  <c:v>17000</c:v>
                </c:pt>
                <c:pt idx="162">
                  <c:v>16925</c:v>
                </c:pt>
                <c:pt idx="163">
                  <c:v>16975</c:v>
                </c:pt>
                <c:pt idx="164">
                  <c:v>17050</c:v>
                </c:pt>
                <c:pt idx="165">
                  <c:v>17075</c:v>
                </c:pt>
                <c:pt idx="166">
                  <c:v>17100</c:v>
                </c:pt>
                <c:pt idx="167">
                  <c:v>16800</c:v>
                </c:pt>
                <c:pt idx="168">
                  <c:v>16325</c:v>
                </c:pt>
                <c:pt idx="169">
                  <c:v>15300</c:v>
                </c:pt>
                <c:pt idx="170">
                  <c:v>13825</c:v>
                </c:pt>
                <c:pt idx="171">
                  <c:v>12300</c:v>
                </c:pt>
                <c:pt idx="172">
                  <c:v>11050</c:v>
                </c:pt>
                <c:pt idx="173">
                  <c:v>10192.5</c:v>
                </c:pt>
                <c:pt idx="174">
                  <c:v>9680</c:v>
                </c:pt>
                <c:pt idx="175">
                  <c:v>9620</c:v>
                </c:pt>
                <c:pt idx="176">
                  <c:v>10282.5</c:v>
                </c:pt>
                <c:pt idx="177">
                  <c:v>11550</c:v>
                </c:pt>
                <c:pt idx="178">
                  <c:v>13200</c:v>
                </c:pt>
                <c:pt idx="179">
                  <c:v>14775</c:v>
                </c:pt>
                <c:pt idx="180">
                  <c:v>15775</c:v>
                </c:pt>
                <c:pt idx="181">
                  <c:v>16425</c:v>
                </c:pt>
                <c:pt idx="182">
                  <c:v>16700</c:v>
                </c:pt>
                <c:pt idx="183">
                  <c:v>16875</c:v>
                </c:pt>
                <c:pt idx="184">
                  <c:v>16975</c:v>
                </c:pt>
                <c:pt idx="185">
                  <c:v>17050</c:v>
                </c:pt>
                <c:pt idx="186">
                  <c:v>17125</c:v>
                </c:pt>
                <c:pt idx="187">
                  <c:v>17100</c:v>
                </c:pt>
                <c:pt idx="188">
                  <c:v>17050</c:v>
                </c:pt>
                <c:pt idx="189">
                  <c:v>17000</c:v>
                </c:pt>
                <c:pt idx="190">
                  <c:v>16975</c:v>
                </c:pt>
                <c:pt idx="191">
                  <c:v>16525</c:v>
                </c:pt>
                <c:pt idx="192">
                  <c:v>15500</c:v>
                </c:pt>
                <c:pt idx="193">
                  <c:v>13975</c:v>
                </c:pt>
                <c:pt idx="194">
                  <c:v>12525</c:v>
                </c:pt>
                <c:pt idx="195">
                  <c:v>11475</c:v>
                </c:pt>
                <c:pt idx="196">
                  <c:v>10850</c:v>
                </c:pt>
                <c:pt idx="197">
                  <c:v>10525</c:v>
                </c:pt>
                <c:pt idx="198">
                  <c:v>10300</c:v>
                </c:pt>
                <c:pt idx="199">
                  <c:v>10200</c:v>
                </c:pt>
                <c:pt idx="200">
                  <c:v>10125</c:v>
                </c:pt>
                <c:pt idx="201">
                  <c:v>10100</c:v>
                </c:pt>
                <c:pt idx="202">
                  <c:v>10100</c:v>
                </c:pt>
                <c:pt idx="203">
                  <c:v>10150</c:v>
                </c:pt>
                <c:pt idx="204">
                  <c:v>10200</c:v>
                </c:pt>
                <c:pt idx="205">
                  <c:v>10125</c:v>
                </c:pt>
                <c:pt idx="206">
                  <c:v>10125</c:v>
                </c:pt>
                <c:pt idx="207">
                  <c:v>10150</c:v>
                </c:pt>
                <c:pt idx="208">
                  <c:v>10125</c:v>
                </c:pt>
                <c:pt idx="209">
                  <c:v>10200</c:v>
                </c:pt>
                <c:pt idx="210">
                  <c:v>10125</c:v>
                </c:pt>
                <c:pt idx="211">
                  <c:v>10100</c:v>
                </c:pt>
                <c:pt idx="212">
                  <c:v>10150</c:v>
                </c:pt>
                <c:pt idx="213">
                  <c:v>10100</c:v>
                </c:pt>
                <c:pt idx="214">
                  <c:v>10100</c:v>
                </c:pt>
                <c:pt idx="215">
                  <c:v>10100</c:v>
                </c:pt>
                <c:pt idx="216">
                  <c:v>10100</c:v>
                </c:pt>
                <c:pt idx="217">
                  <c:v>10025</c:v>
                </c:pt>
                <c:pt idx="218">
                  <c:v>10025</c:v>
                </c:pt>
                <c:pt idx="219">
                  <c:v>10075</c:v>
                </c:pt>
                <c:pt idx="220">
                  <c:v>10100</c:v>
                </c:pt>
                <c:pt idx="221">
                  <c:v>10100</c:v>
                </c:pt>
                <c:pt idx="222">
                  <c:v>10100</c:v>
                </c:pt>
                <c:pt idx="223">
                  <c:v>10100</c:v>
                </c:pt>
                <c:pt idx="224">
                  <c:v>10100</c:v>
                </c:pt>
                <c:pt idx="225">
                  <c:v>10100</c:v>
                </c:pt>
                <c:pt idx="226">
                  <c:v>10100</c:v>
                </c:pt>
                <c:pt idx="227">
                  <c:v>10100</c:v>
                </c:pt>
                <c:pt idx="228">
                  <c:v>10100</c:v>
                </c:pt>
                <c:pt idx="229">
                  <c:v>10100</c:v>
                </c:pt>
                <c:pt idx="230">
                  <c:v>10100</c:v>
                </c:pt>
                <c:pt idx="231">
                  <c:v>10150</c:v>
                </c:pt>
                <c:pt idx="232">
                  <c:v>10100</c:v>
                </c:pt>
                <c:pt idx="233">
                  <c:v>10175</c:v>
                </c:pt>
                <c:pt idx="234">
                  <c:v>10200</c:v>
                </c:pt>
                <c:pt idx="235">
                  <c:v>10200</c:v>
                </c:pt>
                <c:pt idx="236">
                  <c:v>10200</c:v>
                </c:pt>
                <c:pt idx="237">
                  <c:v>10200</c:v>
                </c:pt>
                <c:pt idx="238">
                  <c:v>10200</c:v>
                </c:pt>
                <c:pt idx="239">
                  <c:v>10100</c:v>
                </c:pt>
                <c:pt idx="240">
                  <c:v>10100</c:v>
                </c:pt>
                <c:pt idx="241">
                  <c:v>10100</c:v>
                </c:pt>
                <c:pt idx="242">
                  <c:v>9980</c:v>
                </c:pt>
                <c:pt idx="243">
                  <c:v>9810</c:v>
                </c:pt>
                <c:pt idx="244">
                  <c:v>9547.5</c:v>
                </c:pt>
                <c:pt idx="245">
                  <c:v>9365</c:v>
                </c:pt>
                <c:pt idx="246">
                  <c:v>9477.5</c:v>
                </c:pt>
                <c:pt idx="247">
                  <c:v>10185</c:v>
                </c:pt>
                <c:pt idx="248">
                  <c:v>11200</c:v>
                </c:pt>
                <c:pt idx="249">
                  <c:v>12025</c:v>
                </c:pt>
                <c:pt idx="250">
                  <c:v>13000</c:v>
                </c:pt>
                <c:pt idx="251">
                  <c:v>14175</c:v>
                </c:pt>
                <c:pt idx="252">
                  <c:v>15275</c:v>
                </c:pt>
                <c:pt idx="253">
                  <c:v>15975</c:v>
                </c:pt>
                <c:pt idx="254">
                  <c:v>16425</c:v>
                </c:pt>
                <c:pt idx="255">
                  <c:v>16675</c:v>
                </c:pt>
                <c:pt idx="256">
                  <c:v>16825</c:v>
                </c:pt>
                <c:pt idx="257">
                  <c:v>16950</c:v>
                </c:pt>
                <c:pt idx="258">
                  <c:v>16900</c:v>
                </c:pt>
                <c:pt idx="259">
                  <c:v>16950</c:v>
                </c:pt>
                <c:pt idx="260">
                  <c:v>16950</c:v>
                </c:pt>
                <c:pt idx="261">
                  <c:v>17025</c:v>
                </c:pt>
                <c:pt idx="262">
                  <c:v>16975</c:v>
                </c:pt>
                <c:pt idx="263">
                  <c:v>16625</c:v>
                </c:pt>
                <c:pt idx="264">
                  <c:v>15800</c:v>
                </c:pt>
                <c:pt idx="265">
                  <c:v>14475</c:v>
                </c:pt>
                <c:pt idx="266">
                  <c:v>13100</c:v>
                </c:pt>
                <c:pt idx="267">
                  <c:v>12150</c:v>
                </c:pt>
                <c:pt idx="268">
                  <c:v>11475</c:v>
                </c:pt>
                <c:pt idx="269">
                  <c:v>11075</c:v>
                </c:pt>
                <c:pt idx="270">
                  <c:v>11175</c:v>
                </c:pt>
                <c:pt idx="271">
                  <c:v>11600</c:v>
                </c:pt>
                <c:pt idx="272">
                  <c:v>12075</c:v>
                </c:pt>
                <c:pt idx="273">
                  <c:v>12700</c:v>
                </c:pt>
                <c:pt idx="274">
                  <c:v>13725</c:v>
                </c:pt>
                <c:pt idx="275">
                  <c:v>14875</c:v>
                </c:pt>
                <c:pt idx="276">
                  <c:v>15800</c:v>
                </c:pt>
                <c:pt idx="277">
                  <c:v>16300</c:v>
                </c:pt>
                <c:pt idx="278">
                  <c:v>16625</c:v>
                </c:pt>
                <c:pt idx="279">
                  <c:v>16750</c:v>
                </c:pt>
                <c:pt idx="280">
                  <c:v>16850</c:v>
                </c:pt>
                <c:pt idx="281">
                  <c:v>16950</c:v>
                </c:pt>
                <c:pt idx="282">
                  <c:v>16950</c:v>
                </c:pt>
                <c:pt idx="283">
                  <c:v>17000</c:v>
                </c:pt>
                <c:pt idx="284">
                  <c:v>16925</c:v>
                </c:pt>
                <c:pt idx="285">
                  <c:v>16925</c:v>
                </c:pt>
                <c:pt idx="286">
                  <c:v>16725</c:v>
                </c:pt>
                <c:pt idx="287">
                  <c:v>16075</c:v>
                </c:pt>
                <c:pt idx="288">
                  <c:v>14875</c:v>
                </c:pt>
                <c:pt idx="289">
                  <c:v>13550</c:v>
                </c:pt>
                <c:pt idx="290">
                  <c:v>12300</c:v>
                </c:pt>
                <c:pt idx="291">
                  <c:v>11250</c:v>
                </c:pt>
                <c:pt idx="292">
                  <c:v>10400</c:v>
                </c:pt>
                <c:pt idx="293">
                  <c:v>9827.5</c:v>
                </c:pt>
                <c:pt idx="294">
                  <c:v>9690</c:v>
                </c:pt>
                <c:pt idx="295">
                  <c:v>10120</c:v>
                </c:pt>
                <c:pt idx="296">
                  <c:v>11125</c:v>
                </c:pt>
                <c:pt idx="297">
                  <c:v>12275</c:v>
                </c:pt>
                <c:pt idx="298">
                  <c:v>13450</c:v>
                </c:pt>
                <c:pt idx="299">
                  <c:v>14600</c:v>
                </c:pt>
                <c:pt idx="300">
                  <c:v>15625</c:v>
                </c:pt>
                <c:pt idx="301">
                  <c:v>16225</c:v>
                </c:pt>
                <c:pt idx="302">
                  <c:v>16625</c:v>
                </c:pt>
                <c:pt idx="303">
                  <c:v>16750</c:v>
                </c:pt>
                <c:pt idx="304">
                  <c:v>16825</c:v>
                </c:pt>
                <c:pt idx="305">
                  <c:v>16925</c:v>
                </c:pt>
                <c:pt idx="306">
                  <c:v>16925</c:v>
                </c:pt>
                <c:pt idx="307">
                  <c:v>16950</c:v>
                </c:pt>
                <c:pt idx="308">
                  <c:v>16925</c:v>
                </c:pt>
                <c:pt idx="309">
                  <c:v>16975</c:v>
                </c:pt>
                <c:pt idx="310">
                  <c:v>16950</c:v>
                </c:pt>
                <c:pt idx="311">
                  <c:v>16425</c:v>
                </c:pt>
                <c:pt idx="312">
                  <c:v>15375</c:v>
                </c:pt>
                <c:pt idx="313">
                  <c:v>13825</c:v>
                </c:pt>
                <c:pt idx="314">
                  <c:v>12550</c:v>
                </c:pt>
                <c:pt idx="315">
                  <c:v>11450</c:v>
                </c:pt>
                <c:pt idx="316">
                  <c:v>10500</c:v>
                </c:pt>
                <c:pt idx="317">
                  <c:v>9910</c:v>
                </c:pt>
                <c:pt idx="318">
                  <c:v>9767.5</c:v>
                </c:pt>
                <c:pt idx="319">
                  <c:v>10127.5</c:v>
                </c:pt>
                <c:pt idx="320">
                  <c:v>10950</c:v>
                </c:pt>
                <c:pt idx="321">
                  <c:v>12200</c:v>
                </c:pt>
                <c:pt idx="322">
                  <c:v>13775</c:v>
                </c:pt>
                <c:pt idx="323">
                  <c:v>15075</c:v>
                </c:pt>
                <c:pt idx="324">
                  <c:v>15975</c:v>
                </c:pt>
                <c:pt idx="325">
                  <c:v>16500</c:v>
                </c:pt>
                <c:pt idx="326">
                  <c:v>16700</c:v>
                </c:pt>
                <c:pt idx="327">
                  <c:v>16850</c:v>
                </c:pt>
                <c:pt idx="328">
                  <c:v>16950</c:v>
                </c:pt>
                <c:pt idx="329">
                  <c:v>17075</c:v>
                </c:pt>
                <c:pt idx="330">
                  <c:v>17150</c:v>
                </c:pt>
                <c:pt idx="331">
                  <c:v>17075</c:v>
                </c:pt>
                <c:pt idx="332">
                  <c:v>17100</c:v>
                </c:pt>
                <c:pt idx="333">
                  <c:v>17175</c:v>
                </c:pt>
                <c:pt idx="334">
                  <c:v>16975</c:v>
                </c:pt>
                <c:pt idx="335">
                  <c:v>16525</c:v>
                </c:pt>
                <c:pt idx="336">
                  <c:v>15400</c:v>
                </c:pt>
                <c:pt idx="337">
                  <c:v>13900</c:v>
                </c:pt>
                <c:pt idx="338">
                  <c:v>12525</c:v>
                </c:pt>
                <c:pt idx="339">
                  <c:v>11400</c:v>
                </c:pt>
                <c:pt idx="340">
                  <c:v>10500</c:v>
                </c:pt>
                <c:pt idx="341">
                  <c:v>9907.5</c:v>
                </c:pt>
                <c:pt idx="342">
                  <c:v>9780</c:v>
                </c:pt>
                <c:pt idx="343">
                  <c:v>10197.5</c:v>
                </c:pt>
                <c:pt idx="344">
                  <c:v>10975</c:v>
                </c:pt>
                <c:pt idx="345">
                  <c:v>12125</c:v>
                </c:pt>
                <c:pt idx="346">
                  <c:v>13300</c:v>
                </c:pt>
                <c:pt idx="347">
                  <c:v>14325</c:v>
                </c:pt>
                <c:pt idx="348">
                  <c:v>15325</c:v>
                </c:pt>
                <c:pt idx="349">
                  <c:v>16075</c:v>
                </c:pt>
                <c:pt idx="350">
                  <c:v>16450</c:v>
                </c:pt>
                <c:pt idx="351">
                  <c:v>16775</c:v>
                </c:pt>
                <c:pt idx="352">
                  <c:v>16900</c:v>
                </c:pt>
                <c:pt idx="353">
                  <c:v>16925</c:v>
                </c:pt>
                <c:pt idx="354">
                  <c:v>16975</c:v>
                </c:pt>
                <c:pt idx="355">
                  <c:v>16975</c:v>
                </c:pt>
                <c:pt idx="356">
                  <c:v>17000</c:v>
                </c:pt>
                <c:pt idx="357">
                  <c:v>17050</c:v>
                </c:pt>
                <c:pt idx="358">
                  <c:v>16975</c:v>
                </c:pt>
                <c:pt idx="359">
                  <c:v>16525</c:v>
                </c:pt>
                <c:pt idx="360">
                  <c:v>15450</c:v>
                </c:pt>
                <c:pt idx="361">
                  <c:v>13900</c:v>
                </c:pt>
                <c:pt idx="362">
                  <c:v>12525</c:v>
                </c:pt>
                <c:pt idx="363">
                  <c:v>11500</c:v>
                </c:pt>
                <c:pt idx="364">
                  <c:v>10875</c:v>
                </c:pt>
                <c:pt idx="365">
                  <c:v>10500</c:v>
                </c:pt>
                <c:pt idx="366">
                  <c:v>10250</c:v>
                </c:pt>
                <c:pt idx="367">
                  <c:v>10150</c:v>
                </c:pt>
                <c:pt idx="368">
                  <c:v>10100</c:v>
                </c:pt>
                <c:pt idx="369">
                  <c:v>10100</c:v>
                </c:pt>
                <c:pt idx="370">
                  <c:v>10100</c:v>
                </c:pt>
                <c:pt idx="371">
                  <c:v>10100</c:v>
                </c:pt>
                <c:pt idx="372">
                  <c:v>10075</c:v>
                </c:pt>
                <c:pt idx="373">
                  <c:v>10075</c:v>
                </c:pt>
                <c:pt idx="374">
                  <c:v>10075</c:v>
                </c:pt>
                <c:pt idx="375">
                  <c:v>10025</c:v>
                </c:pt>
                <c:pt idx="376">
                  <c:v>10000</c:v>
                </c:pt>
                <c:pt idx="377">
                  <c:v>10025</c:v>
                </c:pt>
                <c:pt idx="378">
                  <c:v>10025</c:v>
                </c:pt>
                <c:pt idx="379">
                  <c:v>10000</c:v>
                </c:pt>
                <c:pt idx="380">
                  <c:v>10050</c:v>
                </c:pt>
                <c:pt idx="381">
                  <c:v>10050</c:v>
                </c:pt>
                <c:pt idx="382">
                  <c:v>10050</c:v>
                </c:pt>
                <c:pt idx="383">
                  <c:v>10075</c:v>
                </c:pt>
                <c:pt idx="384">
                  <c:v>10100</c:v>
                </c:pt>
                <c:pt idx="385">
                  <c:v>10100</c:v>
                </c:pt>
                <c:pt idx="386">
                  <c:v>10100</c:v>
                </c:pt>
                <c:pt idx="387">
                  <c:v>10022.5</c:v>
                </c:pt>
                <c:pt idx="388">
                  <c:v>9995</c:v>
                </c:pt>
                <c:pt idx="389">
                  <c:v>9995</c:v>
                </c:pt>
                <c:pt idx="390">
                  <c:v>9990</c:v>
                </c:pt>
                <c:pt idx="391">
                  <c:v>9992.5</c:v>
                </c:pt>
                <c:pt idx="392">
                  <c:v>9990</c:v>
                </c:pt>
                <c:pt idx="393">
                  <c:v>9990</c:v>
                </c:pt>
                <c:pt idx="394">
                  <c:v>9995</c:v>
                </c:pt>
                <c:pt idx="395">
                  <c:v>9980</c:v>
                </c:pt>
                <c:pt idx="396">
                  <c:v>9992.5</c:v>
                </c:pt>
                <c:pt idx="397">
                  <c:v>9995</c:v>
                </c:pt>
                <c:pt idx="398">
                  <c:v>10000</c:v>
                </c:pt>
                <c:pt idx="399">
                  <c:v>9990</c:v>
                </c:pt>
                <c:pt idx="400">
                  <c:v>9990</c:v>
                </c:pt>
                <c:pt idx="401">
                  <c:v>10000</c:v>
                </c:pt>
                <c:pt idx="402">
                  <c:v>9985</c:v>
                </c:pt>
                <c:pt idx="403">
                  <c:v>9980</c:v>
                </c:pt>
                <c:pt idx="404">
                  <c:v>9985</c:v>
                </c:pt>
                <c:pt idx="405">
                  <c:v>9985</c:v>
                </c:pt>
                <c:pt idx="406">
                  <c:v>9995</c:v>
                </c:pt>
                <c:pt idx="407">
                  <c:v>9995</c:v>
                </c:pt>
                <c:pt idx="408">
                  <c:v>9995</c:v>
                </c:pt>
                <c:pt idx="409">
                  <c:v>9990</c:v>
                </c:pt>
                <c:pt idx="410">
                  <c:v>10025</c:v>
                </c:pt>
                <c:pt idx="411">
                  <c:v>9927.5</c:v>
                </c:pt>
                <c:pt idx="412">
                  <c:v>9650</c:v>
                </c:pt>
                <c:pt idx="413">
                  <c:v>9390</c:v>
                </c:pt>
                <c:pt idx="414">
                  <c:v>9400</c:v>
                </c:pt>
                <c:pt idx="415">
                  <c:v>9815</c:v>
                </c:pt>
                <c:pt idx="416">
                  <c:v>10850</c:v>
                </c:pt>
                <c:pt idx="417">
                  <c:v>12250</c:v>
                </c:pt>
                <c:pt idx="418">
                  <c:v>13725</c:v>
                </c:pt>
                <c:pt idx="419">
                  <c:v>14925</c:v>
                </c:pt>
                <c:pt idx="420">
                  <c:v>15800</c:v>
                </c:pt>
                <c:pt idx="421">
                  <c:v>16275</c:v>
                </c:pt>
                <c:pt idx="422">
                  <c:v>16575</c:v>
                </c:pt>
                <c:pt idx="423">
                  <c:v>16800</c:v>
                </c:pt>
                <c:pt idx="424">
                  <c:v>16925</c:v>
                </c:pt>
                <c:pt idx="425">
                  <c:v>16975</c:v>
                </c:pt>
                <c:pt idx="426">
                  <c:v>17000</c:v>
                </c:pt>
                <c:pt idx="427">
                  <c:v>17000</c:v>
                </c:pt>
                <c:pt idx="428">
                  <c:v>16975</c:v>
                </c:pt>
                <c:pt idx="429">
                  <c:v>17000</c:v>
                </c:pt>
                <c:pt idx="430">
                  <c:v>16900</c:v>
                </c:pt>
                <c:pt idx="431">
                  <c:v>16450</c:v>
                </c:pt>
                <c:pt idx="432">
                  <c:v>15350</c:v>
                </c:pt>
                <c:pt idx="433">
                  <c:v>13850</c:v>
                </c:pt>
                <c:pt idx="434">
                  <c:v>12375</c:v>
                </c:pt>
                <c:pt idx="435">
                  <c:v>11250</c:v>
                </c:pt>
                <c:pt idx="436">
                  <c:v>10350</c:v>
                </c:pt>
                <c:pt idx="437">
                  <c:v>9847.5</c:v>
                </c:pt>
                <c:pt idx="438">
                  <c:v>9757.5</c:v>
                </c:pt>
                <c:pt idx="439">
                  <c:v>10185</c:v>
                </c:pt>
                <c:pt idx="440">
                  <c:v>11125</c:v>
                </c:pt>
                <c:pt idx="441">
                  <c:v>12300</c:v>
                </c:pt>
                <c:pt idx="442">
                  <c:v>13800</c:v>
                </c:pt>
                <c:pt idx="443">
                  <c:v>15125</c:v>
                </c:pt>
                <c:pt idx="444">
                  <c:v>16025</c:v>
                </c:pt>
                <c:pt idx="445">
                  <c:v>16600</c:v>
                </c:pt>
                <c:pt idx="446">
                  <c:v>16975</c:v>
                </c:pt>
                <c:pt idx="447">
                  <c:v>17075</c:v>
                </c:pt>
                <c:pt idx="448">
                  <c:v>17175</c:v>
                </c:pt>
                <c:pt idx="449">
                  <c:v>17250</c:v>
                </c:pt>
                <c:pt idx="450">
                  <c:v>17225</c:v>
                </c:pt>
                <c:pt idx="451">
                  <c:v>17075</c:v>
                </c:pt>
                <c:pt idx="452">
                  <c:v>16800</c:v>
                </c:pt>
                <c:pt idx="453">
                  <c:v>16825</c:v>
                </c:pt>
                <c:pt idx="454">
                  <c:v>16975</c:v>
                </c:pt>
                <c:pt idx="455">
                  <c:v>16550</c:v>
                </c:pt>
                <c:pt idx="456">
                  <c:v>15650</c:v>
                </c:pt>
                <c:pt idx="457">
                  <c:v>14250</c:v>
                </c:pt>
                <c:pt idx="458">
                  <c:v>12750</c:v>
                </c:pt>
                <c:pt idx="459">
                  <c:v>11550</c:v>
                </c:pt>
                <c:pt idx="460">
                  <c:v>10600</c:v>
                </c:pt>
                <c:pt idx="461">
                  <c:v>9920</c:v>
                </c:pt>
                <c:pt idx="462">
                  <c:v>9627.5</c:v>
                </c:pt>
                <c:pt idx="463">
                  <c:v>9810</c:v>
                </c:pt>
                <c:pt idx="464">
                  <c:v>10425</c:v>
                </c:pt>
                <c:pt idx="465">
                  <c:v>11400</c:v>
                </c:pt>
                <c:pt idx="466">
                  <c:v>12850</c:v>
                </c:pt>
                <c:pt idx="467">
                  <c:v>14425</c:v>
                </c:pt>
                <c:pt idx="468">
                  <c:v>15475</c:v>
                </c:pt>
                <c:pt idx="469">
                  <c:v>16150</c:v>
                </c:pt>
                <c:pt idx="470">
                  <c:v>16550</c:v>
                </c:pt>
                <c:pt idx="471">
                  <c:v>16825</c:v>
                </c:pt>
                <c:pt idx="472">
                  <c:v>16950</c:v>
                </c:pt>
                <c:pt idx="473">
                  <c:v>17000</c:v>
                </c:pt>
                <c:pt idx="474">
                  <c:v>17025</c:v>
                </c:pt>
                <c:pt idx="475">
                  <c:v>17075</c:v>
                </c:pt>
                <c:pt idx="476">
                  <c:v>17075</c:v>
                </c:pt>
                <c:pt idx="477">
                  <c:v>17050</c:v>
                </c:pt>
                <c:pt idx="478">
                  <c:v>17000</c:v>
                </c:pt>
                <c:pt idx="479">
                  <c:v>16500</c:v>
                </c:pt>
                <c:pt idx="480">
                  <c:v>15475</c:v>
                </c:pt>
                <c:pt idx="481">
                  <c:v>13925</c:v>
                </c:pt>
                <c:pt idx="482">
                  <c:v>12400</c:v>
                </c:pt>
                <c:pt idx="483">
                  <c:v>11175</c:v>
                </c:pt>
                <c:pt idx="484">
                  <c:v>10300</c:v>
                </c:pt>
                <c:pt idx="485">
                  <c:v>9740</c:v>
                </c:pt>
                <c:pt idx="486">
                  <c:v>9625</c:v>
                </c:pt>
                <c:pt idx="487">
                  <c:v>10020</c:v>
                </c:pt>
                <c:pt idx="488">
                  <c:v>11050</c:v>
                </c:pt>
                <c:pt idx="489">
                  <c:v>12375</c:v>
                </c:pt>
                <c:pt idx="490">
                  <c:v>13825</c:v>
                </c:pt>
                <c:pt idx="491">
                  <c:v>15025</c:v>
                </c:pt>
                <c:pt idx="492">
                  <c:v>15800</c:v>
                </c:pt>
                <c:pt idx="493">
                  <c:v>16350</c:v>
                </c:pt>
                <c:pt idx="494">
                  <c:v>16600</c:v>
                </c:pt>
                <c:pt idx="495">
                  <c:v>16825</c:v>
                </c:pt>
                <c:pt idx="496">
                  <c:v>16925</c:v>
                </c:pt>
                <c:pt idx="497">
                  <c:v>16900</c:v>
                </c:pt>
                <c:pt idx="498">
                  <c:v>17025</c:v>
                </c:pt>
                <c:pt idx="499">
                  <c:v>17025</c:v>
                </c:pt>
                <c:pt idx="500">
                  <c:v>17025</c:v>
                </c:pt>
                <c:pt idx="501">
                  <c:v>17075</c:v>
                </c:pt>
                <c:pt idx="502">
                  <c:v>16925</c:v>
                </c:pt>
                <c:pt idx="503">
                  <c:v>16475</c:v>
                </c:pt>
                <c:pt idx="504">
                  <c:v>15375</c:v>
                </c:pt>
                <c:pt idx="505">
                  <c:v>13875</c:v>
                </c:pt>
                <c:pt idx="506">
                  <c:v>12425</c:v>
                </c:pt>
                <c:pt idx="507">
                  <c:v>11350</c:v>
                </c:pt>
                <c:pt idx="508">
                  <c:v>10425</c:v>
                </c:pt>
                <c:pt idx="509">
                  <c:v>9845</c:v>
                </c:pt>
                <c:pt idx="510">
                  <c:v>9690</c:v>
                </c:pt>
                <c:pt idx="511">
                  <c:v>10060</c:v>
                </c:pt>
                <c:pt idx="512">
                  <c:v>11025</c:v>
                </c:pt>
                <c:pt idx="513">
                  <c:v>12400</c:v>
                </c:pt>
                <c:pt idx="514">
                  <c:v>13800</c:v>
                </c:pt>
                <c:pt idx="515">
                  <c:v>15025</c:v>
                </c:pt>
                <c:pt idx="516">
                  <c:v>15850</c:v>
                </c:pt>
                <c:pt idx="517">
                  <c:v>16425</c:v>
                </c:pt>
                <c:pt idx="518">
                  <c:v>16675</c:v>
                </c:pt>
                <c:pt idx="519">
                  <c:v>16950</c:v>
                </c:pt>
                <c:pt idx="520">
                  <c:v>16950</c:v>
                </c:pt>
                <c:pt idx="521">
                  <c:v>17000</c:v>
                </c:pt>
                <c:pt idx="522">
                  <c:v>17000</c:v>
                </c:pt>
                <c:pt idx="523">
                  <c:v>17050</c:v>
                </c:pt>
                <c:pt idx="524">
                  <c:v>17075</c:v>
                </c:pt>
                <c:pt idx="525">
                  <c:v>17075</c:v>
                </c:pt>
                <c:pt idx="526">
                  <c:v>17025</c:v>
                </c:pt>
                <c:pt idx="527">
                  <c:v>16550</c:v>
                </c:pt>
                <c:pt idx="528">
                  <c:v>15400</c:v>
                </c:pt>
                <c:pt idx="529">
                  <c:v>13825</c:v>
                </c:pt>
                <c:pt idx="530">
                  <c:v>12475</c:v>
                </c:pt>
                <c:pt idx="531">
                  <c:v>11625</c:v>
                </c:pt>
                <c:pt idx="532">
                  <c:v>11125</c:v>
                </c:pt>
                <c:pt idx="533">
                  <c:v>10725</c:v>
                </c:pt>
                <c:pt idx="534">
                  <c:v>10475</c:v>
                </c:pt>
                <c:pt idx="535">
                  <c:v>10325</c:v>
                </c:pt>
                <c:pt idx="536">
                  <c:v>10250</c:v>
                </c:pt>
                <c:pt idx="537">
                  <c:v>10200</c:v>
                </c:pt>
                <c:pt idx="538">
                  <c:v>10100</c:v>
                </c:pt>
                <c:pt idx="539">
                  <c:v>10100</c:v>
                </c:pt>
                <c:pt idx="540">
                  <c:v>10075</c:v>
                </c:pt>
                <c:pt idx="541">
                  <c:v>10075</c:v>
                </c:pt>
                <c:pt idx="542">
                  <c:v>9985</c:v>
                </c:pt>
                <c:pt idx="543">
                  <c:v>10000</c:v>
                </c:pt>
                <c:pt idx="544">
                  <c:v>10025</c:v>
                </c:pt>
                <c:pt idx="545">
                  <c:v>10050</c:v>
                </c:pt>
                <c:pt idx="546">
                  <c:v>10075</c:v>
                </c:pt>
                <c:pt idx="547">
                  <c:v>10100</c:v>
                </c:pt>
                <c:pt idx="548">
                  <c:v>10050</c:v>
                </c:pt>
                <c:pt idx="549">
                  <c:v>10100</c:v>
                </c:pt>
                <c:pt idx="550">
                  <c:v>10100</c:v>
                </c:pt>
                <c:pt idx="551">
                  <c:v>10100</c:v>
                </c:pt>
                <c:pt idx="552">
                  <c:v>10075</c:v>
                </c:pt>
                <c:pt idx="553">
                  <c:v>10100</c:v>
                </c:pt>
                <c:pt idx="554">
                  <c:v>10100</c:v>
                </c:pt>
                <c:pt idx="555">
                  <c:v>10075</c:v>
                </c:pt>
                <c:pt idx="556">
                  <c:v>10025</c:v>
                </c:pt>
                <c:pt idx="557">
                  <c:v>10000</c:v>
                </c:pt>
                <c:pt idx="558">
                  <c:v>10075</c:v>
                </c:pt>
                <c:pt idx="559">
                  <c:v>10100</c:v>
                </c:pt>
                <c:pt idx="560">
                  <c:v>10100</c:v>
                </c:pt>
                <c:pt idx="561">
                  <c:v>10100</c:v>
                </c:pt>
                <c:pt idx="562">
                  <c:v>10100</c:v>
                </c:pt>
                <c:pt idx="563">
                  <c:v>10100</c:v>
                </c:pt>
                <c:pt idx="564">
                  <c:v>10100</c:v>
                </c:pt>
                <c:pt idx="565">
                  <c:v>10150</c:v>
                </c:pt>
                <c:pt idx="566">
                  <c:v>10100</c:v>
                </c:pt>
                <c:pt idx="567">
                  <c:v>10100</c:v>
                </c:pt>
                <c:pt idx="568">
                  <c:v>10125</c:v>
                </c:pt>
                <c:pt idx="569">
                  <c:v>10100</c:v>
                </c:pt>
                <c:pt idx="570">
                  <c:v>10100</c:v>
                </c:pt>
                <c:pt idx="571">
                  <c:v>10100</c:v>
                </c:pt>
                <c:pt idx="572">
                  <c:v>10150</c:v>
                </c:pt>
                <c:pt idx="573">
                  <c:v>10200</c:v>
                </c:pt>
                <c:pt idx="574">
                  <c:v>10200</c:v>
                </c:pt>
                <c:pt idx="575">
                  <c:v>10100</c:v>
                </c:pt>
                <c:pt idx="576">
                  <c:v>10125</c:v>
                </c:pt>
                <c:pt idx="577">
                  <c:v>10100</c:v>
                </c:pt>
                <c:pt idx="578">
                  <c:v>10100</c:v>
                </c:pt>
                <c:pt idx="579">
                  <c:v>9945</c:v>
                </c:pt>
                <c:pt idx="580">
                  <c:v>9682.5</c:v>
                </c:pt>
                <c:pt idx="581">
                  <c:v>9402.5</c:v>
                </c:pt>
                <c:pt idx="582">
                  <c:v>9462.5</c:v>
                </c:pt>
                <c:pt idx="583">
                  <c:v>9917.5</c:v>
                </c:pt>
                <c:pt idx="584">
                  <c:v>11000</c:v>
                </c:pt>
                <c:pt idx="585">
                  <c:v>12750</c:v>
                </c:pt>
                <c:pt idx="586">
                  <c:v>14500</c:v>
                </c:pt>
                <c:pt idx="587">
                  <c:v>15625</c:v>
                </c:pt>
                <c:pt idx="588">
                  <c:v>16050</c:v>
                </c:pt>
                <c:pt idx="589">
                  <c:v>16375</c:v>
                </c:pt>
                <c:pt idx="590">
                  <c:v>16625</c:v>
                </c:pt>
                <c:pt idx="591">
                  <c:v>16800</c:v>
                </c:pt>
                <c:pt idx="592">
                  <c:v>16925</c:v>
                </c:pt>
                <c:pt idx="593">
                  <c:v>17000</c:v>
                </c:pt>
                <c:pt idx="594">
                  <c:v>17100</c:v>
                </c:pt>
                <c:pt idx="595">
                  <c:v>17100</c:v>
                </c:pt>
                <c:pt idx="596">
                  <c:v>17150</c:v>
                </c:pt>
                <c:pt idx="597">
                  <c:v>17150</c:v>
                </c:pt>
                <c:pt idx="598">
                  <c:v>17050</c:v>
                </c:pt>
                <c:pt idx="599">
                  <c:v>16525</c:v>
                </c:pt>
                <c:pt idx="600">
                  <c:v>15450</c:v>
                </c:pt>
                <c:pt idx="601">
                  <c:v>13950</c:v>
                </c:pt>
                <c:pt idx="602">
                  <c:v>12475</c:v>
                </c:pt>
                <c:pt idx="603">
                  <c:v>11200</c:v>
                </c:pt>
                <c:pt idx="604">
                  <c:v>10300</c:v>
                </c:pt>
                <c:pt idx="605">
                  <c:v>9710</c:v>
                </c:pt>
                <c:pt idx="606">
                  <c:v>9537.5</c:v>
                </c:pt>
                <c:pt idx="607">
                  <c:v>9842.5</c:v>
                </c:pt>
                <c:pt idx="608">
                  <c:v>10825</c:v>
                </c:pt>
                <c:pt idx="609">
                  <c:v>12100</c:v>
                </c:pt>
                <c:pt idx="610">
                  <c:v>13475</c:v>
                </c:pt>
                <c:pt idx="611">
                  <c:v>14650</c:v>
                </c:pt>
                <c:pt idx="612">
                  <c:v>15550</c:v>
                </c:pt>
                <c:pt idx="613">
                  <c:v>16050</c:v>
                </c:pt>
                <c:pt idx="614">
                  <c:v>16450</c:v>
                </c:pt>
                <c:pt idx="615">
                  <c:v>16500</c:v>
                </c:pt>
                <c:pt idx="616">
                  <c:v>16625</c:v>
                </c:pt>
                <c:pt idx="617">
                  <c:v>16675</c:v>
                </c:pt>
                <c:pt idx="618">
                  <c:v>16675</c:v>
                </c:pt>
                <c:pt idx="619">
                  <c:v>16700</c:v>
                </c:pt>
                <c:pt idx="620">
                  <c:v>16700</c:v>
                </c:pt>
                <c:pt idx="621">
                  <c:v>16675</c:v>
                </c:pt>
                <c:pt idx="622">
                  <c:v>16750</c:v>
                </c:pt>
                <c:pt idx="623">
                  <c:v>16525</c:v>
                </c:pt>
                <c:pt idx="624">
                  <c:v>15825</c:v>
                </c:pt>
                <c:pt idx="625">
                  <c:v>14500</c:v>
                </c:pt>
                <c:pt idx="626">
                  <c:v>13075</c:v>
                </c:pt>
                <c:pt idx="627">
                  <c:v>11775</c:v>
                </c:pt>
                <c:pt idx="628">
                  <c:v>10725</c:v>
                </c:pt>
                <c:pt idx="629">
                  <c:v>9975</c:v>
                </c:pt>
                <c:pt idx="630">
                  <c:v>9740</c:v>
                </c:pt>
                <c:pt idx="631">
                  <c:v>10027.5</c:v>
                </c:pt>
                <c:pt idx="632">
                  <c:v>11050</c:v>
                </c:pt>
                <c:pt idx="633">
                  <c:v>12350</c:v>
                </c:pt>
                <c:pt idx="634">
                  <c:v>13675</c:v>
                </c:pt>
                <c:pt idx="635">
                  <c:v>14550</c:v>
                </c:pt>
                <c:pt idx="636">
                  <c:v>15275</c:v>
                </c:pt>
                <c:pt idx="637">
                  <c:v>15925</c:v>
                </c:pt>
                <c:pt idx="638">
                  <c:v>16450</c:v>
                </c:pt>
                <c:pt idx="639">
                  <c:v>16675</c:v>
                </c:pt>
                <c:pt idx="640">
                  <c:v>16800</c:v>
                </c:pt>
                <c:pt idx="641">
                  <c:v>16825</c:v>
                </c:pt>
                <c:pt idx="642">
                  <c:v>16925</c:v>
                </c:pt>
                <c:pt idx="643">
                  <c:v>16875</c:v>
                </c:pt>
                <c:pt idx="644">
                  <c:v>16900</c:v>
                </c:pt>
                <c:pt idx="645">
                  <c:v>16950</c:v>
                </c:pt>
                <c:pt idx="646">
                  <c:v>16925</c:v>
                </c:pt>
                <c:pt idx="647">
                  <c:v>16475</c:v>
                </c:pt>
                <c:pt idx="648">
                  <c:v>15425</c:v>
                </c:pt>
                <c:pt idx="649">
                  <c:v>13925</c:v>
                </c:pt>
                <c:pt idx="650">
                  <c:v>12500</c:v>
                </c:pt>
                <c:pt idx="651">
                  <c:v>11400</c:v>
                </c:pt>
                <c:pt idx="652">
                  <c:v>10475</c:v>
                </c:pt>
                <c:pt idx="653">
                  <c:v>9845</c:v>
                </c:pt>
                <c:pt idx="654">
                  <c:v>9670</c:v>
                </c:pt>
                <c:pt idx="655">
                  <c:v>9775</c:v>
                </c:pt>
                <c:pt idx="656">
                  <c:v>10450</c:v>
                </c:pt>
                <c:pt idx="657">
                  <c:v>11700</c:v>
                </c:pt>
                <c:pt idx="658">
                  <c:v>13350</c:v>
                </c:pt>
                <c:pt idx="659">
                  <c:v>14800</c:v>
                </c:pt>
                <c:pt idx="660">
                  <c:v>15775</c:v>
                </c:pt>
                <c:pt idx="661">
                  <c:v>16275</c:v>
                </c:pt>
                <c:pt idx="662">
                  <c:v>16575</c:v>
                </c:pt>
                <c:pt idx="663">
                  <c:v>16775</c:v>
                </c:pt>
                <c:pt idx="664">
                  <c:v>16850</c:v>
                </c:pt>
                <c:pt idx="665">
                  <c:v>16900</c:v>
                </c:pt>
                <c:pt idx="666">
                  <c:v>16975</c:v>
                </c:pt>
                <c:pt idx="667">
                  <c:v>16900</c:v>
                </c:pt>
                <c:pt idx="668">
                  <c:v>16875</c:v>
                </c:pt>
                <c:pt idx="669">
                  <c:v>16800</c:v>
                </c:pt>
                <c:pt idx="670">
                  <c:v>16775</c:v>
                </c:pt>
                <c:pt idx="671">
                  <c:v>16200</c:v>
                </c:pt>
                <c:pt idx="672">
                  <c:v>15150</c:v>
                </c:pt>
                <c:pt idx="673">
                  <c:v>13625</c:v>
                </c:pt>
                <c:pt idx="674">
                  <c:v>12325</c:v>
                </c:pt>
                <c:pt idx="675">
                  <c:v>11225</c:v>
                </c:pt>
                <c:pt idx="676">
                  <c:v>10400</c:v>
                </c:pt>
                <c:pt idx="677">
                  <c:v>9802.5</c:v>
                </c:pt>
                <c:pt idx="678">
                  <c:v>9667.5</c:v>
                </c:pt>
                <c:pt idx="679">
                  <c:v>10005</c:v>
                </c:pt>
                <c:pt idx="680">
                  <c:v>10975</c:v>
                </c:pt>
                <c:pt idx="681">
                  <c:v>12250</c:v>
                </c:pt>
                <c:pt idx="682">
                  <c:v>13550</c:v>
                </c:pt>
                <c:pt idx="683">
                  <c:v>14725</c:v>
                </c:pt>
                <c:pt idx="684">
                  <c:v>15625</c:v>
                </c:pt>
                <c:pt idx="685">
                  <c:v>16175</c:v>
                </c:pt>
                <c:pt idx="686">
                  <c:v>16425</c:v>
                </c:pt>
                <c:pt idx="687">
                  <c:v>16625</c:v>
                </c:pt>
                <c:pt idx="688">
                  <c:v>16700</c:v>
                </c:pt>
                <c:pt idx="689">
                  <c:v>16700</c:v>
                </c:pt>
                <c:pt idx="690">
                  <c:v>16750</c:v>
                </c:pt>
                <c:pt idx="691">
                  <c:v>16775</c:v>
                </c:pt>
                <c:pt idx="692">
                  <c:v>16750</c:v>
                </c:pt>
                <c:pt idx="693">
                  <c:v>16875</c:v>
                </c:pt>
                <c:pt idx="694">
                  <c:v>16900</c:v>
                </c:pt>
                <c:pt idx="695">
                  <c:v>16450</c:v>
                </c:pt>
                <c:pt idx="696">
                  <c:v>15425</c:v>
                </c:pt>
                <c:pt idx="697">
                  <c:v>13950</c:v>
                </c:pt>
                <c:pt idx="698">
                  <c:v>12575</c:v>
                </c:pt>
                <c:pt idx="699">
                  <c:v>11575</c:v>
                </c:pt>
                <c:pt idx="700">
                  <c:v>10925</c:v>
                </c:pt>
                <c:pt idx="701">
                  <c:v>10500</c:v>
                </c:pt>
                <c:pt idx="702">
                  <c:v>10275</c:v>
                </c:pt>
                <c:pt idx="703">
                  <c:v>10150</c:v>
                </c:pt>
                <c:pt idx="704">
                  <c:v>10100</c:v>
                </c:pt>
                <c:pt idx="705">
                  <c:v>10025</c:v>
                </c:pt>
                <c:pt idx="706">
                  <c:v>10000</c:v>
                </c:pt>
                <c:pt idx="707">
                  <c:v>10000</c:v>
                </c:pt>
                <c:pt idx="708">
                  <c:v>10000</c:v>
                </c:pt>
                <c:pt idx="709">
                  <c:v>10000</c:v>
                </c:pt>
                <c:pt idx="710">
                  <c:v>10000</c:v>
                </c:pt>
                <c:pt idx="711">
                  <c:v>10000</c:v>
                </c:pt>
                <c:pt idx="712">
                  <c:v>10000</c:v>
                </c:pt>
                <c:pt idx="713">
                  <c:v>10000</c:v>
                </c:pt>
                <c:pt idx="714">
                  <c:v>10000</c:v>
                </c:pt>
                <c:pt idx="715">
                  <c:v>10000</c:v>
                </c:pt>
                <c:pt idx="716">
                  <c:v>10000</c:v>
                </c:pt>
                <c:pt idx="717">
                  <c:v>10000</c:v>
                </c:pt>
                <c:pt idx="718">
                  <c:v>10000</c:v>
                </c:pt>
                <c:pt idx="719">
                  <c:v>10000</c:v>
                </c:pt>
              </c:numCache>
            </c:numRef>
          </c:yVal>
          <c:smooth val="1"/>
          <c:extLst xmlns:c15="http://schemas.microsoft.com/office/drawing/2012/chart">
            <c:ext xmlns:c16="http://schemas.microsoft.com/office/drawing/2014/chart" uri="{C3380CC4-5D6E-409C-BE32-E72D297353CC}">
              <c16:uniqueId val="{00000000-E796-4D69-B299-51F9586E0B9E}"/>
            </c:ext>
          </c:extLst>
        </c:ser>
        <c:dLbls>
          <c:showLegendKey val="0"/>
          <c:showVal val="0"/>
          <c:showCatName val="0"/>
          <c:showSerName val="0"/>
          <c:showPercent val="0"/>
          <c:showBubbleSize val="0"/>
        </c:dLbls>
        <c:axId val="1736376735"/>
        <c:axId val="1564757407"/>
        <c:extLst/>
      </c:scatterChart>
      <c:scatterChart>
        <c:scatterStyle val="lineMarker"/>
        <c:varyColors val="0"/>
        <c:ser>
          <c:idx val="3"/>
          <c:order val="1"/>
          <c:tx>
            <c:strRef>
              <c:f>Flow!$K$1</c:f>
              <c:strCache>
                <c:ptCount val="1"/>
                <c:pt idx="0">
                  <c:v>Simulated  (Hourly) (cfs) and H.P Index 0.228</c:v>
                </c:pt>
              </c:strCache>
              <c:extLst xmlns:c15="http://schemas.microsoft.com/office/drawing/2012/chart"/>
            </c:strRef>
          </c:tx>
          <c:spPr>
            <a:ln w="12700" cap="rnd">
              <a:solidFill>
                <a:srgbClr val="92D050"/>
              </a:solidFill>
              <a:round/>
            </a:ln>
            <a:effectLst/>
          </c:spPr>
          <c:marker>
            <c:symbol val="none"/>
          </c:marker>
          <c:xVal>
            <c:numRef>
              <c:f>Flow!$I$2:$I$721</c:f>
              <c:numCache>
                <c:formatCode>m/d/yy\ h:mm;@</c:formatCode>
                <c:ptCount val="720"/>
                <c:pt idx="0">
                  <c:v>43252</c:v>
                </c:pt>
                <c:pt idx="1">
                  <c:v>43252.041666666664</c:v>
                </c:pt>
                <c:pt idx="2">
                  <c:v>43252.083333333336</c:v>
                </c:pt>
                <c:pt idx="3">
                  <c:v>43252.124999826388</c:v>
                </c:pt>
                <c:pt idx="4">
                  <c:v>43252.166666435187</c:v>
                </c:pt>
                <c:pt idx="5">
                  <c:v>43252.208333043978</c:v>
                </c:pt>
                <c:pt idx="6">
                  <c:v>43252.249999652777</c:v>
                </c:pt>
                <c:pt idx="7">
                  <c:v>43252.291666261575</c:v>
                </c:pt>
                <c:pt idx="8">
                  <c:v>43252.333332870374</c:v>
                </c:pt>
                <c:pt idx="9">
                  <c:v>43252.374999479165</c:v>
                </c:pt>
                <c:pt idx="10">
                  <c:v>43252.416666087964</c:v>
                </c:pt>
                <c:pt idx="11">
                  <c:v>43252.458332696762</c:v>
                </c:pt>
                <c:pt idx="12">
                  <c:v>43252.499999305554</c:v>
                </c:pt>
                <c:pt idx="13">
                  <c:v>43252.541665914352</c:v>
                </c:pt>
                <c:pt idx="14">
                  <c:v>43252.583332523151</c:v>
                </c:pt>
                <c:pt idx="15">
                  <c:v>43252.624999131942</c:v>
                </c:pt>
                <c:pt idx="16">
                  <c:v>43252.66666574074</c:v>
                </c:pt>
                <c:pt idx="17">
                  <c:v>43252.708332349539</c:v>
                </c:pt>
                <c:pt idx="18">
                  <c:v>43252.74999895833</c:v>
                </c:pt>
                <c:pt idx="19">
                  <c:v>43252.791665567129</c:v>
                </c:pt>
                <c:pt idx="20">
                  <c:v>43252.833332175927</c:v>
                </c:pt>
                <c:pt idx="21">
                  <c:v>43252.874998784719</c:v>
                </c:pt>
                <c:pt idx="22">
                  <c:v>43252.916665393517</c:v>
                </c:pt>
                <c:pt idx="23">
                  <c:v>43252.958332002316</c:v>
                </c:pt>
                <c:pt idx="24">
                  <c:v>43252.999998611114</c:v>
                </c:pt>
                <c:pt idx="25">
                  <c:v>43253.041665219906</c:v>
                </c:pt>
                <c:pt idx="26">
                  <c:v>43253.083331828704</c:v>
                </c:pt>
                <c:pt idx="27">
                  <c:v>43253.124998437503</c:v>
                </c:pt>
                <c:pt idx="28">
                  <c:v>43253.166665046294</c:v>
                </c:pt>
                <c:pt idx="29">
                  <c:v>43253.208331655092</c:v>
                </c:pt>
                <c:pt idx="30">
                  <c:v>43253.249998263891</c:v>
                </c:pt>
                <c:pt idx="31">
                  <c:v>43253.291664872682</c:v>
                </c:pt>
                <c:pt idx="32">
                  <c:v>43253.333331481481</c:v>
                </c:pt>
                <c:pt idx="33">
                  <c:v>43253.374998090279</c:v>
                </c:pt>
                <c:pt idx="34">
                  <c:v>43253.416664699071</c:v>
                </c:pt>
                <c:pt idx="35">
                  <c:v>43253.458331307869</c:v>
                </c:pt>
                <c:pt idx="36">
                  <c:v>43253.499997916668</c:v>
                </c:pt>
                <c:pt idx="37">
                  <c:v>43253.541664525466</c:v>
                </c:pt>
                <c:pt idx="38">
                  <c:v>43253.583331134258</c:v>
                </c:pt>
                <c:pt idx="39">
                  <c:v>43253.624997743056</c:v>
                </c:pt>
                <c:pt idx="40">
                  <c:v>43253.666664351855</c:v>
                </c:pt>
                <c:pt idx="41">
                  <c:v>43253.708330960646</c:v>
                </c:pt>
                <c:pt idx="42">
                  <c:v>43253.749997569445</c:v>
                </c:pt>
                <c:pt idx="43">
                  <c:v>43253.791664178243</c:v>
                </c:pt>
                <c:pt idx="44">
                  <c:v>43253.833330787034</c:v>
                </c:pt>
                <c:pt idx="45">
                  <c:v>43253.874997395833</c:v>
                </c:pt>
                <c:pt idx="46">
                  <c:v>43253.916664004631</c:v>
                </c:pt>
                <c:pt idx="47">
                  <c:v>43253.958330613423</c:v>
                </c:pt>
                <c:pt idx="48">
                  <c:v>43253.999997222221</c:v>
                </c:pt>
                <c:pt idx="49">
                  <c:v>43254.04166383102</c:v>
                </c:pt>
                <c:pt idx="50">
                  <c:v>43254.083330439818</c:v>
                </c:pt>
                <c:pt idx="51">
                  <c:v>43254.12499704861</c:v>
                </c:pt>
                <c:pt idx="52">
                  <c:v>43254.166663657408</c:v>
                </c:pt>
                <c:pt idx="53">
                  <c:v>43254.208330266207</c:v>
                </c:pt>
                <c:pt idx="54">
                  <c:v>43254.249996874998</c:v>
                </c:pt>
                <c:pt idx="55">
                  <c:v>43254.291663483797</c:v>
                </c:pt>
                <c:pt idx="56">
                  <c:v>43254.333330092595</c:v>
                </c:pt>
                <c:pt idx="57">
                  <c:v>43254.374996701386</c:v>
                </c:pt>
                <c:pt idx="58">
                  <c:v>43254.416663310185</c:v>
                </c:pt>
                <c:pt idx="59">
                  <c:v>43254.458329918984</c:v>
                </c:pt>
                <c:pt idx="60">
                  <c:v>43254.499996527775</c:v>
                </c:pt>
                <c:pt idx="61">
                  <c:v>43254.541663136573</c:v>
                </c:pt>
                <c:pt idx="62">
                  <c:v>43254.583329745372</c:v>
                </c:pt>
                <c:pt idx="63">
                  <c:v>43254.624996354163</c:v>
                </c:pt>
                <c:pt idx="64">
                  <c:v>43254.666662962962</c:v>
                </c:pt>
                <c:pt idx="65">
                  <c:v>43254.70832957176</c:v>
                </c:pt>
                <c:pt idx="66">
                  <c:v>43254.749996180559</c:v>
                </c:pt>
                <c:pt idx="67">
                  <c:v>43254.79166278935</c:v>
                </c:pt>
                <c:pt idx="68">
                  <c:v>43254.833329398149</c:v>
                </c:pt>
                <c:pt idx="69">
                  <c:v>43254.874996006947</c:v>
                </c:pt>
                <c:pt idx="70">
                  <c:v>43254.916662615738</c:v>
                </c:pt>
                <c:pt idx="71">
                  <c:v>43254.958329224537</c:v>
                </c:pt>
                <c:pt idx="72">
                  <c:v>43254.999995833336</c:v>
                </c:pt>
                <c:pt idx="73">
                  <c:v>43255.041662442127</c:v>
                </c:pt>
                <c:pt idx="74">
                  <c:v>43255.083329050925</c:v>
                </c:pt>
                <c:pt idx="75">
                  <c:v>43255.124995659724</c:v>
                </c:pt>
                <c:pt idx="76">
                  <c:v>43255.166662268515</c:v>
                </c:pt>
                <c:pt idx="77">
                  <c:v>43255.208328877314</c:v>
                </c:pt>
                <c:pt idx="78">
                  <c:v>43255.249995486112</c:v>
                </c:pt>
                <c:pt idx="79">
                  <c:v>43255.291662094911</c:v>
                </c:pt>
                <c:pt idx="80">
                  <c:v>43255.333328703702</c:v>
                </c:pt>
                <c:pt idx="81">
                  <c:v>43255.374995312501</c:v>
                </c:pt>
                <c:pt idx="82">
                  <c:v>43255.416661921299</c:v>
                </c:pt>
                <c:pt idx="83">
                  <c:v>43255.458328530091</c:v>
                </c:pt>
                <c:pt idx="84">
                  <c:v>43255.499995138889</c:v>
                </c:pt>
                <c:pt idx="85">
                  <c:v>43255.541661747688</c:v>
                </c:pt>
                <c:pt idx="86">
                  <c:v>43255.583328356479</c:v>
                </c:pt>
                <c:pt idx="87">
                  <c:v>43255.624994965277</c:v>
                </c:pt>
                <c:pt idx="88">
                  <c:v>43255.666661574076</c:v>
                </c:pt>
                <c:pt idx="89">
                  <c:v>43255.708328182867</c:v>
                </c:pt>
                <c:pt idx="90">
                  <c:v>43255.749994791666</c:v>
                </c:pt>
                <c:pt idx="91">
                  <c:v>43255.791661400464</c:v>
                </c:pt>
                <c:pt idx="92">
                  <c:v>43255.833328009256</c:v>
                </c:pt>
                <c:pt idx="93">
                  <c:v>43255.874994618054</c:v>
                </c:pt>
                <c:pt idx="94">
                  <c:v>43255.916661226853</c:v>
                </c:pt>
                <c:pt idx="95">
                  <c:v>43255.958327835651</c:v>
                </c:pt>
                <c:pt idx="96">
                  <c:v>43255.999994444443</c:v>
                </c:pt>
                <c:pt idx="97">
                  <c:v>43256.041661053241</c:v>
                </c:pt>
                <c:pt idx="98">
                  <c:v>43256.08332766204</c:v>
                </c:pt>
                <c:pt idx="99">
                  <c:v>43256.124994270831</c:v>
                </c:pt>
                <c:pt idx="100">
                  <c:v>43256.166666666664</c:v>
                </c:pt>
                <c:pt idx="101">
                  <c:v>43256.208333333336</c:v>
                </c:pt>
                <c:pt idx="102">
                  <c:v>43256.25</c:v>
                </c:pt>
                <c:pt idx="103">
                  <c:v>43256.291666666664</c:v>
                </c:pt>
                <c:pt idx="104">
                  <c:v>43256.333333506947</c:v>
                </c:pt>
                <c:pt idx="105">
                  <c:v>43256.375000231485</c:v>
                </c:pt>
                <c:pt idx="106">
                  <c:v>43256.416666956022</c:v>
                </c:pt>
                <c:pt idx="107">
                  <c:v>43256.458333680559</c:v>
                </c:pt>
                <c:pt idx="108">
                  <c:v>43256.500000405096</c:v>
                </c:pt>
                <c:pt idx="109">
                  <c:v>43256.541667129626</c:v>
                </c:pt>
                <c:pt idx="110">
                  <c:v>43256.583333854163</c:v>
                </c:pt>
                <c:pt idx="111">
                  <c:v>43256.625000578701</c:v>
                </c:pt>
                <c:pt idx="112">
                  <c:v>43256.666667303238</c:v>
                </c:pt>
                <c:pt idx="113">
                  <c:v>43256.708334027775</c:v>
                </c:pt>
                <c:pt idx="114">
                  <c:v>43256.750000752312</c:v>
                </c:pt>
                <c:pt idx="115">
                  <c:v>43256.791667476849</c:v>
                </c:pt>
                <c:pt idx="116">
                  <c:v>43256.833334201387</c:v>
                </c:pt>
                <c:pt idx="117">
                  <c:v>43256.875000925924</c:v>
                </c:pt>
                <c:pt idx="118">
                  <c:v>43256.916667650461</c:v>
                </c:pt>
                <c:pt idx="119">
                  <c:v>43256.958334374998</c:v>
                </c:pt>
                <c:pt idx="120">
                  <c:v>43257.000001099535</c:v>
                </c:pt>
                <c:pt idx="121">
                  <c:v>43257.041667824073</c:v>
                </c:pt>
                <c:pt idx="122">
                  <c:v>43257.08333454861</c:v>
                </c:pt>
                <c:pt idx="123">
                  <c:v>43257.125001273147</c:v>
                </c:pt>
                <c:pt idx="124">
                  <c:v>43257.166667997684</c:v>
                </c:pt>
                <c:pt idx="125">
                  <c:v>43257.208334722221</c:v>
                </c:pt>
                <c:pt idx="126">
                  <c:v>43257.250001446759</c:v>
                </c:pt>
                <c:pt idx="127">
                  <c:v>43257.291668171296</c:v>
                </c:pt>
                <c:pt idx="128">
                  <c:v>43257.333334895833</c:v>
                </c:pt>
                <c:pt idx="129">
                  <c:v>43257.37500162037</c:v>
                </c:pt>
                <c:pt idx="130">
                  <c:v>43257.416668344908</c:v>
                </c:pt>
                <c:pt idx="131">
                  <c:v>43257.458335069445</c:v>
                </c:pt>
                <c:pt idx="132">
                  <c:v>43257.500001793982</c:v>
                </c:pt>
                <c:pt idx="133">
                  <c:v>43257.541668518519</c:v>
                </c:pt>
                <c:pt idx="134">
                  <c:v>43257.583335243056</c:v>
                </c:pt>
                <c:pt idx="135">
                  <c:v>43257.625001967594</c:v>
                </c:pt>
                <c:pt idx="136">
                  <c:v>43257.666668692131</c:v>
                </c:pt>
                <c:pt idx="137">
                  <c:v>43257.708335416668</c:v>
                </c:pt>
                <c:pt idx="138">
                  <c:v>43257.750002141205</c:v>
                </c:pt>
                <c:pt idx="139">
                  <c:v>43257.791668865742</c:v>
                </c:pt>
                <c:pt idx="140">
                  <c:v>43257.83333559028</c:v>
                </c:pt>
                <c:pt idx="141">
                  <c:v>43257.875002314817</c:v>
                </c:pt>
                <c:pt idx="142">
                  <c:v>43257.916669039354</c:v>
                </c:pt>
                <c:pt idx="143">
                  <c:v>43257.958335763891</c:v>
                </c:pt>
                <c:pt idx="144">
                  <c:v>43258.000002488428</c:v>
                </c:pt>
                <c:pt idx="145">
                  <c:v>43258.041669212966</c:v>
                </c:pt>
                <c:pt idx="146">
                  <c:v>43258.083335937503</c:v>
                </c:pt>
                <c:pt idx="147">
                  <c:v>43258.12500266204</c:v>
                </c:pt>
                <c:pt idx="148">
                  <c:v>43258.166669386577</c:v>
                </c:pt>
                <c:pt idx="149">
                  <c:v>43258.208336111114</c:v>
                </c:pt>
                <c:pt idx="150">
                  <c:v>43258.250002835652</c:v>
                </c:pt>
                <c:pt idx="151">
                  <c:v>43258.291669560182</c:v>
                </c:pt>
                <c:pt idx="152">
                  <c:v>43258.333336284719</c:v>
                </c:pt>
                <c:pt idx="153">
                  <c:v>43258.375003009256</c:v>
                </c:pt>
                <c:pt idx="154">
                  <c:v>43258.416669733793</c:v>
                </c:pt>
                <c:pt idx="155">
                  <c:v>43258.45833645833</c:v>
                </c:pt>
                <c:pt idx="156">
                  <c:v>43258.500003182868</c:v>
                </c:pt>
                <c:pt idx="157">
                  <c:v>43258.541669907405</c:v>
                </c:pt>
                <c:pt idx="158">
                  <c:v>43258.583336631942</c:v>
                </c:pt>
                <c:pt idx="159">
                  <c:v>43258.625003356479</c:v>
                </c:pt>
                <c:pt idx="160">
                  <c:v>43258.666670081016</c:v>
                </c:pt>
                <c:pt idx="161">
                  <c:v>43258.708336805554</c:v>
                </c:pt>
                <c:pt idx="162">
                  <c:v>43258.750003530091</c:v>
                </c:pt>
                <c:pt idx="163">
                  <c:v>43258.791670254628</c:v>
                </c:pt>
                <c:pt idx="164">
                  <c:v>43258.833336979165</c:v>
                </c:pt>
                <c:pt idx="165">
                  <c:v>43258.875003703703</c:v>
                </c:pt>
                <c:pt idx="166">
                  <c:v>43258.91667042824</c:v>
                </c:pt>
                <c:pt idx="167">
                  <c:v>43258.958337152777</c:v>
                </c:pt>
                <c:pt idx="168">
                  <c:v>43259.000003877314</c:v>
                </c:pt>
                <c:pt idx="169">
                  <c:v>43259.041670601851</c:v>
                </c:pt>
                <c:pt idx="170">
                  <c:v>43259.083337326389</c:v>
                </c:pt>
                <c:pt idx="171">
                  <c:v>43259.125004050926</c:v>
                </c:pt>
                <c:pt idx="172">
                  <c:v>43259.166670775463</c:v>
                </c:pt>
                <c:pt idx="173">
                  <c:v>43259.2083375</c:v>
                </c:pt>
                <c:pt idx="174">
                  <c:v>43259.250004224537</c:v>
                </c:pt>
                <c:pt idx="175">
                  <c:v>43259.291670949075</c:v>
                </c:pt>
                <c:pt idx="176">
                  <c:v>43259.333337673612</c:v>
                </c:pt>
                <c:pt idx="177">
                  <c:v>43259.375004398149</c:v>
                </c:pt>
                <c:pt idx="178">
                  <c:v>43259.416671122686</c:v>
                </c:pt>
                <c:pt idx="179">
                  <c:v>43259.458337847223</c:v>
                </c:pt>
                <c:pt idx="180">
                  <c:v>43259.500004571761</c:v>
                </c:pt>
                <c:pt idx="181">
                  <c:v>43259.541671296298</c:v>
                </c:pt>
                <c:pt idx="182">
                  <c:v>43259.583338020835</c:v>
                </c:pt>
                <c:pt idx="183">
                  <c:v>43259.625004745372</c:v>
                </c:pt>
                <c:pt idx="184">
                  <c:v>43259.666671469909</c:v>
                </c:pt>
                <c:pt idx="185">
                  <c:v>43259.708338194447</c:v>
                </c:pt>
                <c:pt idx="186">
                  <c:v>43259.750004918984</c:v>
                </c:pt>
                <c:pt idx="187">
                  <c:v>43259.791671643521</c:v>
                </c:pt>
                <c:pt idx="188">
                  <c:v>43259.833338368058</c:v>
                </c:pt>
                <c:pt idx="189">
                  <c:v>43259.875005092596</c:v>
                </c:pt>
                <c:pt idx="190">
                  <c:v>43259.916671817133</c:v>
                </c:pt>
                <c:pt idx="191">
                  <c:v>43259.95833854167</c:v>
                </c:pt>
                <c:pt idx="192">
                  <c:v>43260.000005266207</c:v>
                </c:pt>
                <c:pt idx="193">
                  <c:v>43260.041671990744</c:v>
                </c:pt>
                <c:pt idx="194">
                  <c:v>43260.083338715274</c:v>
                </c:pt>
                <c:pt idx="195">
                  <c:v>43260.125005439812</c:v>
                </c:pt>
                <c:pt idx="196">
                  <c:v>43260.166672164349</c:v>
                </c:pt>
                <c:pt idx="197">
                  <c:v>43260.208338888886</c:v>
                </c:pt>
                <c:pt idx="198">
                  <c:v>43260.250005613423</c:v>
                </c:pt>
                <c:pt idx="199">
                  <c:v>43260.29167233796</c:v>
                </c:pt>
                <c:pt idx="200">
                  <c:v>43260.333339062498</c:v>
                </c:pt>
                <c:pt idx="201">
                  <c:v>43260.375005787035</c:v>
                </c:pt>
                <c:pt idx="202">
                  <c:v>43260.416672511572</c:v>
                </c:pt>
                <c:pt idx="203">
                  <c:v>43260.458339236109</c:v>
                </c:pt>
                <c:pt idx="204">
                  <c:v>43260.500005960646</c:v>
                </c:pt>
                <c:pt idx="205">
                  <c:v>43260.541672685184</c:v>
                </c:pt>
                <c:pt idx="206">
                  <c:v>43260.583339409721</c:v>
                </c:pt>
                <c:pt idx="207">
                  <c:v>43260.625006134258</c:v>
                </c:pt>
                <c:pt idx="208">
                  <c:v>43260.666672858795</c:v>
                </c:pt>
                <c:pt idx="209">
                  <c:v>43260.708339583332</c:v>
                </c:pt>
                <c:pt idx="210">
                  <c:v>43260.75000630787</c:v>
                </c:pt>
                <c:pt idx="211">
                  <c:v>43260.791673032407</c:v>
                </c:pt>
                <c:pt idx="212">
                  <c:v>43260.833339756944</c:v>
                </c:pt>
                <c:pt idx="213">
                  <c:v>43260.875006481481</c:v>
                </c:pt>
                <c:pt idx="214">
                  <c:v>43260.916673206018</c:v>
                </c:pt>
                <c:pt idx="215">
                  <c:v>43260.958339930556</c:v>
                </c:pt>
                <c:pt idx="216">
                  <c:v>43261.000006655093</c:v>
                </c:pt>
                <c:pt idx="217">
                  <c:v>43261.04167337963</c:v>
                </c:pt>
                <c:pt idx="218">
                  <c:v>43261.083340104167</c:v>
                </c:pt>
                <c:pt idx="219">
                  <c:v>43261.125006828704</c:v>
                </c:pt>
                <c:pt idx="220">
                  <c:v>43261.166673553242</c:v>
                </c:pt>
                <c:pt idx="221">
                  <c:v>43261.208340277779</c:v>
                </c:pt>
                <c:pt idx="222">
                  <c:v>43261.250007002316</c:v>
                </c:pt>
                <c:pt idx="223">
                  <c:v>43261.291673726853</c:v>
                </c:pt>
                <c:pt idx="224">
                  <c:v>43261.333340451391</c:v>
                </c:pt>
                <c:pt idx="225">
                  <c:v>43261.375007175928</c:v>
                </c:pt>
                <c:pt idx="226">
                  <c:v>43261.416673900465</c:v>
                </c:pt>
                <c:pt idx="227">
                  <c:v>43261.458340625002</c:v>
                </c:pt>
                <c:pt idx="228">
                  <c:v>43261.500007349539</c:v>
                </c:pt>
                <c:pt idx="229">
                  <c:v>43261.541674074077</c:v>
                </c:pt>
                <c:pt idx="230">
                  <c:v>43261.583340798614</c:v>
                </c:pt>
                <c:pt idx="231">
                  <c:v>43261.625007523151</c:v>
                </c:pt>
                <c:pt idx="232">
                  <c:v>43261.666674247688</c:v>
                </c:pt>
                <c:pt idx="233">
                  <c:v>43261.708340972225</c:v>
                </c:pt>
                <c:pt idx="234">
                  <c:v>43261.750007696763</c:v>
                </c:pt>
                <c:pt idx="235">
                  <c:v>43261.7916744213</c:v>
                </c:pt>
                <c:pt idx="236">
                  <c:v>43261.83334114583</c:v>
                </c:pt>
                <c:pt idx="237">
                  <c:v>43261.875007870367</c:v>
                </c:pt>
                <c:pt idx="238">
                  <c:v>43261.916674594904</c:v>
                </c:pt>
                <c:pt idx="239">
                  <c:v>43261.958341319441</c:v>
                </c:pt>
                <c:pt idx="240">
                  <c:v>43262.000008043979</c:v>
                </c:pt>
                <c:pt idx="241">
                  <c:v>43262.041674768516</c:v>
                </c:pt>
                <c:pt idx="242">
                  <c:v>43262.083341493053</c:v>
                </c:pt>
                <c:pt idx="243">
                  <c:v>43262.12500821759</c:v>
                </c:pt>
                <c:pt idx="244">
                  <c:v>43262.166674942127</c:v>
                </c:pt>
                <c:pt idx="245">
                  <c:v>43262.208341666665</c:v>
                </c:pt>
                <c:pt idx="246">
                  <c:v>43262.250008391202</c:v>
                </c:pt>
                <c:pt idx="247">
                  <c:v>43262.291675115739</c:v>
                </c:pt>
                <c:pt idx="248">
                  <c:v>43262.333341840276</c:v>
                </c:pt>
                <c:pt idx="249">
                  <c:v>43262.375008564813</c:v>
                </c:pt>
                <c:pt idx="250">
                  <c:v>43262.416675289351</c:v>
                </c:pt>
                <c:pt idx="251">
                  <c:v>43262.458342013888</c:v>
                </c:pt>
                <c:pt idx="252">
                  <c:v>43262.500008738425</c:v>
                </c:pt>
                <c:pt idx="253">
                  <c:v>43262.541675462962</c:v>
                </c:pt>
                <c:pt idx="254">
                  <c:v>43262.5833421875</c:v>
                </c:pt>
                <c:pt idx="255">
                  <c:v>43262.625008912037</c:v>
                </c:pt>
                <c:pt idx="256">
                  <c:v>43262.666675636574</c:v>
                </c:pt>
                <c:pt idx="257">
                  <c:v>43262.708342361111</c:v>
                </c:pt>
                <c:pt idx="258">
                  <c:v>43262.750009085648</c:v>
                </c:pt>
                <c:pt idx="259">
                  <c:v>43262.791675810186</c:v>
                </c:pt>
                <c:pt idx="260">
                  <c:v>43262.833342534723</c:v>
                </c:pt>
                <c:pt idx="261">
                  <c:v>43262.87500925926</c:v>
                </c:pt>
                <c:pt idx="262">
                  <c:v>43262.916675983797</c:v>
                </c:pt>
                <c:pt idx="263">
                  <c:v>43262.958342708334</c:v>
                </c:pt>
                <c:pt idx="264">
                  <c:v>43263.000009432872</c:v>
                </c:pt>
                <c:pt idx="265">
                  <c:v>43263.041676157409</c:v>
                </c:pt>
                <c:pt idx="266">
                  <c:v>43263.083342881946</c:v>
                </c:pt>
                <c:pt idx="267">
                  <c:v>43263.125009606483</c:v>
                </c:pt>
                <c:pt idx="268">
                  <c:v>43263.16667633102</c:v>
                </c:pt>
                <c:pt idx="269">
                  <c:v>43263.208343055558</c:v>
                </c:pt>
                <c:pt idx="270">
                  <c:v>43263.250009780095</c:v>
                </c:pt>
                <c:pt idx="271">
                  <c:v>43263.291676504632</c:v>
                </c:pt>
                <c:pt idx="272">
                  <c:v>43263.333343229169</c:v>
                </c:pt>
                <c:pt idx="273">
                  <c:v>43263.375009953706</c:v>
                </c:pt>
                <c:pt idx="274">
                  <c:v>43263.416676678244</c:v>
                </c:pt>
                <c:pt idx="275">
                  <c:v>43263.458343402781</c:v>
                </c:pt>
                <c:pt idx="276">
                  <c:v>43263.500010127318</c:v>
                </c:pt>
                <c:pt idx="277">
                  <c:v>43263.541676851855</c:v>
                </c:pt>
                <c:pt idx="278">
                  <c:v>43263.583343576393</c:v>
                </c:pt>
                <c:pt idx="279">
                  <c:v>43263.625010300922</c:v>
                </c:pt>
                <c:pt idx="280">
                  <c:v>43263.66667702546</c:v>
                </c:pt>
                <c:pt idx="281">
                  <c:v>43263.708343749997</c:v>
                </c:pt>
                <c:pt idx="282">
                  <c:v>43263.750010474534</c:v>
                </c:pt>
                <c:pt idx="283">
                  <c:v>43263.791677199071</c:v>
                </c:pt>
                <c:pt idx="284">
                  <c:v>43263.833343923608</c:v>
                </c:pt>
                <c:pt idx="285">
                  <c:v>43263.875010648146</c:v>
                </c:pt>
                <c:pt idx="286">
                  <c:v>43263.916677372683</c:v>
                </c:pt>
                <c:pt idx="287">
                  <c:v>43263.95834409722</c:v>
                </c:pt>
                <c:pt idx="288">
                  <c:v>43264.000010821757</c:v>
                </c:pt>
                <c:pt idx="289">
                  <c:v>43264.041677546295</c:v>
                </c:pt>
                <c:pt idx="290">
                  <c:v>43264.083344270832</c:v>
                </c:pt>
                <c:pt idx="291">
                  <c:v>43264.125010995369</c:v>
                </c:pt>
                <c:pt idx="292">
                  <c:v>43264.166677719906</c:v>
                </c:pt>
                <c:pt idx="293">
                  <c:v>43264.208344444443</c:v>
                </c:pt>
                <c:pt idx="294">
                  <c:v>43264.250011168981</c:v>
                </c:pt>
                <c:pt idx="295">
                  <c:v>43264.291677893518</c:v>
                </c:pt>
                <c:pt idx="296">
                  <c:v>43264.333344618055</c:v>
                </c:pt>
                <c:pt idx="297">
                  <c:v>43264.375011342592</c:v>
                </c:pt>
                <c:pt idx="298">
                  <c:v>43264.416678067129</c:v>
                </c:pt>
                <c:pt idx="299">
                  <c:v>43264.458344791667</c:v>
                </c:pt>
                <c:pt idx="300">
                  <c:v>43264.500011516204</c:v>
                </c:pt>
                <c:pt idx="301">
                  <c:v>43264.541678240741</c:v>
                </c:pt>
                <c:pt idx="302">
                  <c:v>43264.583344965278</c:v>
                </c:pt>
                <c:pt idx="303">
                  <c:v>43264.625011689815</c:v>
                </c:pt>
                <c:pt idx="304">
                  <c:v>43264.666678414353</c:v>
                </c:pt>
                <c:pt idx="305">
                  <c:v>43264.70834513889</c:v>
                </c:pt>
                <c:pt idx="306">
                  <c:v>43264.750011863427</c:v>
                </c:pt>
                <c:pt idx="307">
                  <c:v>43264.791678587964</c:v>
                </c:pt>
                <c:pt idx="308">
                  <c:v>43264.833345312501</c:v>
                </c:pt>
                <c:pt idx="309">
                  <c:v>43264.875012037039</c:v>
                </c:pt>
                <c:pt idx="310">
                  <c:v>43264.916678761576</c:v>
                </c:pt>
                <c:pt idx="311">
                  <c:v>43264.958345486113</c:v>
                </c:pt>
                <c:pt idx="312">
                  <c:v>43265.00001221065</c:v>
                </c:pt>
                <c:pt idx="313">
                  <c:v>43265.041678935188</c:v>
                </c:pt>
                <c:pt idx="314">
                  <c:v>43265.083345659725</c:v>
                </c:pt>
                <c:pt idx="315">
                  <c:v>43265.125012384262</c:v>
                </c:pt>
                <c:pt idx="316">
                  <c:v>43265.166679108799</c:v>
                </c:pt>
                <c:pt idx="317">
                  <c:v>43265.208345833336</c:v>
                </c:pt>
                <c:pt idx="318">
                  <c:v>43265.250012557874</c:v>
                </c:pt>
                <c:pt idx="319">
                  <c:v>43265.291679282411</c:v>
                </c:pt>
                <c:pt idx="320">
                  <c:v>43265.333346006948</c:v>
                </c:pt>
                <c:pt idx="321">
                  <c:v>43265.375012731478</c:v>
                </c:pt>
                <c:pt idx="322">
                  <c:v>43265.416679456015</c:v>
                </c:pt>
                <c:pt idx="323">
                  <c:v>43265.458346180552</c:v>
                </c:pt>
                <c:pt idx="324">
                  <c:v>43265.50001290509</c:v>
                </c:pt>
                <c:pt idx="325">
                  <c:v>43265.541679629627</c:v>
                </c:pt>
                <c:pt idx="326">
                  <c:v>43265.583346354164</c:v>
                </c:pt>
                <c:pt idx="327">
                  <c:v>43265.625013078701</c:v>
                </c:pt>
                <c:pt idx="328">
                  <c:v>43265.666679803238</c:v>
                </c:pt>
                <c:pt idx="329">
                  <c:v>43265.708346527776</c:v>
                </c:pt>
                <c:pt idx="330">
                  <c:v>43265.750013252313</c:v>
                </c:pt>
                <c:pt idx="331">
                  <c:v>43265.79167997685</c:v>
                </c:pt>
                <c:pt idx="332">
                  <c:v>43265.833346701387</c:v>
                </c:pt>
                <c:pt idx="333">
                  <c:v>43265.875013425924</c:v>
                </c:pt>
                <c:pt idx="334">
                  <c:v>43265.916680150462</c:v>
                </c:pt>
                <c:pt idx="335">
                  <c:v>43265.958346874999</c:v>
                </c:pt>
                <c:pt idx="336">
                  <c:v>43266.000013599536</c:v>
                </c:pt>
                <c:pt idx="337">
                  <c:v>43266.041680324073</c:v>
                </c:pt>
                <c:pt idx="338">
                  <c:v>43266.08334704861</c:v>
                </c:pt>
                <c:pt idx="339">
                  <c:v>43266.125013773148</c:v>
                </c:pt>
                <c:pt idx="340">
                  <c:v>43266.166680497685</c:v>
                </c:pt>
                <c:pt idx="341">
                  <c:v>43266.208347222222</c:v>
                </c:pt>
                <c:pt idx="342">
                  <c:v>43266.250013946759</c:v>
                </c:pt>
                <c:pt idx="343">
                  <c:v>43266.291680671296</c:v>
                </c:pt>
                <c:pt idx="344">
                  <c:v>43266.333347395834</c:v>
                </c:pt>
                <c:pt idx="345">
                  <c:v>43266.375014120371</c:v>
                </c:pt>
                <c:pt idx="346">
                  <c:v>43266.416680844908</c:v>
                </c:pt>
                <c:pt idx="347">
                  <c:v>43266.458347569445</c:v>
                </c:pt>
                <c:pt idx="348">
                  <c:v>43266.500014293983</c:v>
                </c:pt>
                <c:pt idx="349">
                  <c:v>43266.54168101852</c:v>
                </c:pt>
                <c:pt idx="350">
                  <c:v>43266.583347743057</c:v>
                </c:pt>
                <c:pt idx="351">
                  <c:v>43266.625014467594</c:v>
                </c:pt>
                <c:pt idx="352">
                  <c:v>43266.666681192131</c:v>
                </c:pt>
                <c:pt idx="353">
                  <c:v>43266.708347916669</c:v>
                </c:pt>
                <c:pt idx="354">
                  <c:v>43266.750014641206</c:v>
                </c:pt>
                <c:pt idx="355">
                  <c:v>43266.791681365743</c:v>
                </c:pt>
                <c:pt idx="356">
                  <c:v>43266.83334809028</c:v>
                </c:pt>
                <c:pt idx="357">
                  <c:v>43266.875014814817</c:v>
                </c:pt>
                <c:pt idx="358">
                  <c:v>43266.916681539355</c:v>
                </c:pt>
                <c:pt idx="359">
                  <c:v>43266.958348263892</c:v>
                </c:pt>
                <c:pt idx="360">
                  <c:v>43267.000014988429</c:v>
                </c:pt>
                <c:pt idx="361">
                  <c:v>43267.041681712966</c:v>
                </c:pt>
                <c:pt idx="362">
                  <c:v>43267.083348437503</c:v>
                </c:pt>
                <c:pt idx="363">
                  <c:v>43267.125015162041</c:v>
                </c:pt>
                <c:pt idx="364">
                  <c:v>43267.166681886571</c:v>
                </c:pt>
                <c:pt idx="365">
                  <c:v>43267.208348611108</c:v>
                </c:pt>
                <c:pt idx="366">
                  <c:v>43267.250015335645</c:v>
                </c:pt>
                <c:pt idx="367">
                  <c:v>43267.291682060182</c:v>
                </c:pt>
                <c:pt idx="368">
                  <c:v>43267.333348784719</c:v>
                </c:pt>
                <c:pt idx="369">
                  <c:v>43267.375015509257</c:v>
                </c:pt>
                <c:pt idx="370">
                  <c:v>43267.416682233794</c:v>
                </c:pt>
                <c:pt idx="371">
                  <c:v>43267.458348958331</c:v>
                </c:pt>
                <c:pt idx="372">
                  <c:v>43267.500015682868</c:v>
                </c:pt>
                <c:pt idx="373">
                  <c:v>43267.541682407405</c:v>
                </c:pt>
                <c:pt idx="374">
                  <c:v>43267.583349131943</c:v>
                </c:pt>
                <c:pt idx="375">
                  <c:v>43267.62501585648</c:v>
                </c:pt>
                <c:pt idx="376">
                  <c:v>43267.666682581017</c:v>
                </c:pt>
                <c:pt idx="377">
                  <c:v>43267.708349305554</c:v>
                </c:pt>
                <c:pt idx="378">
                  <c:v>43267.750016030092</c:v>
                </c:pt>
                <c:pt idx="379">
                  <c:v>43267.791682754629</c:v>
                </c:pt>
                <c:pt idx="380">
                  <c:v>43267.833349479166</c:v>
                </c:pt>
                <c:pt idx="381">
                  <c:v>43267.875016203703</c:v>
                </c:pt>
                <c:pt idx="382">
                  <c:v>43267.91668292824</c:v>
                </c:pt>
                <c:pt idx="383">
                  <c:v>43267.958349652778</c:v>
                </c:pt>
                <c:pt idx="384">
                  <c:v>43268.000016377315</c:v>
                </c:pt>
                <c:pt idx="385">
                  <c:v>43268.041683101852</c:v>
                </c:pt>
                <c:pt idx="386">
                  <c:v>43268.083349826389</c:v>
                </c:pt>
                <c:pt idx="387">
                  <c:v>43268.125016550926</c:v>
                </c:pt>
                <c:pt idx="388">
                  <c:v>43268.166683275464</c:v>
                </c:pt>
                <c:pt idx="389">
                  <c:v>43268.208350000001</c:v>
                </c:pt>
                <c:pt idx="390">
                  <c:v>43268.250016724538</c:v>
                </c:pt>
                <c:pt idx="391">
                  <c:v>43268.291683449075</c:v>
                </c:pt>
                <c:pt idx="392">
                  <c:v>43268.333350173612</c:v>
                </c:pt>
                <c:pt idx="393">
                  <c:v>43268.37501689815</c:v>
                </c:pt>
                <c:pt idx="394">
                  <c:v>43268.416683622687</c:v>
                </c:pt>
                <c:pt idx="395">
                  <c:v>43268.458350347224</c:v>
                </c:pt>
                <c:pt idx="396">
                  <c:v>43268.500017071761</c:v>
                </c:pt>
                <c:pt idx="397">
                  <c:v>43268.541683796298</c:v>
                </c:pt>
                <c:pt idx="398">
                  <c:v>43268.583350520836</c:v>
                </c:pt>
                <c:pt idx="399">
                  <c:v>43268.625017245373</c:v>
                </c:pt>
                <c:pt idx="400">
                  <c:v>43268.66668396991</c:v>
                </c:pt>
                <c:pt idx="401">
                  <c:v>43268.708350694447</c:v>
                </c:pt>
                <c:pt idx="402">
                  <c:v>43268.750017418984</c:v>
                </c:pt>
                <c:pt idx="403">
                  <c:v>43268.791684143522</c:v>
                </c:pt>
                <c:pt idx="404">
                  <c:v>43268.833350868059</c:v>
                </c:pt>
                <c:pt idx="405">
                  <c:v>43268.875017592596</c:v>
                </c:pt>
                <c:pt idx="406">
                  <c:v>43268.916684317126</c:v>
                </c:pt>
                <c:pt idx="407">
                  <c:v>43268.958351041663</c:v>
                </c:pt>
                <c:pt idx="408">
                  <c:v>43269.0000177662</c:v>
                </c:pt>
                <c:pt idx="409">
                  <c:v>43269.041684490738</c:v>
                </c:pt>
                <c:pt idx="410">
                  <c:v>43269.083351215275</c:v>
                </c:pt>
                <c:pt idx="411">
                  <c:v>43269.125017939812</c:v>
                </c:pt>
                <c:pt idx="412">
                  <c:v>43269.166684664349</c:v>
                </c:pt>
                <c:pt idx="413">
                  <c:v>43269.208351388887</c:v>
                </c:pt>
                <c:pt idx="414">
                  <c:v>43269.250018113424</c:v>
                </c:pt>
                <c:pt idx="415">
                  <c:v>43269.291684837961</c:v>
                </c:pt>
                <c:pt idx="416">
                  <c:v>43269.333351562498</c:v>
                </c:pt>
                <c:pt idx="417">
                  <c:v>43269.375018287035</c:v>
                </c:pt>
                <c:pt idx="418">
                  <c:v>43269.416685011573</c:v>
                </c:pt>
                <c:pt idx="419">
                  <c:v>43269.45835173611</c:v>
                </c:pt>
                <c:pt idx="420">
                  <c:v>43269.500018460647</c:v>
                </c:pt>
                <c:pt idx="421">
                  <c:v>43269.541685185184</c:v>
                </c:pt>
                <c:pt idx="422">
                  <c:v>43269.583351909721</c:v>
                </c:pt>
                <c:pt idx="423">
                  <c:v>43269.625018634259</c:v>
                </c:pt>
                <c:pt idx="424">
                  <c:v>43269.666685358796</c:v>
                </c:pt>
                <c:pt idx="425">
                  <c:v>43269.708352083333</c:v>
                </c:pt>
                <c:pt idx="426">
                  <c:v>43269.75001880787</c:v>
                </c:pt>
                <c:pt idx="427">
                  <c:v>43269.791685532407</c:v>
                </c:pt>
                <c:pt idx="428">
                  <c:v>43269.833352256945</c:v>
                </c:pt>
                <c:pt idx="429">
                  <c:v>43269.875018981482</c:v>
                </c:pt>
                <c:pt idx="430">
                  <c:v>43269.916685706019</c:v>
                </c:pt>
                <c:pt idx="431">
                  <c:v>43269.958352430556</c:v>
                </c:pt>
                <c:pt idx="432">
                  <c:v>43270.000019155093</c:v>
                </c:pt>
                <c:pt idx="433">
                  <c:v>43270.041685879631</c:v>
                </c:pt>
                <c:pt idx="434">
                  <c:v>43270.083352604168</c:v>
                </c:pt>
                <c:pt idx="435">
                  <c:v>43270.125019328705</c:v>
                </c:pt>
                <c:pt idx="436">
                  <c:v>43270.166686053242</c:v>
                </c:pt>
                <c:pt idx="437">
                  <c:v>43270.20835277778</c:v>
                </c:pt>
                <c:pt idx="438">
                  <c:v>43270.250019502317</c:v>
                </c:pt>
                <c:pt idx="439">
                  <c:v>43270.291686226854</c:v>
                </c:pt>
                <c:pt idx="440">
                  <c:v>43270.333352951391</c:v>
                </c:pt>
                <c:pt idx="441">
                  <c:v>43270.375019675928</c:v>
                </c:pt>
                <c:pt idx="442">
                  <c:v>43270.416686400466</c:v>
                </c:pt>
                <c:pt idx="443">
                  <c:v>43270.458353125003</c:v>
                </c:pt>
                <c:pt idx="444">
                  <c:v>43270.50001984954</c:v>
                </c:pt>
                <c:pt idx="445">
                  <c:v>43270.541686574077</c:v>
                </c:pt>
                <c:pt idx="446">
                  <c:v>43270.583353298614</c:v>
                </c:pt>
                <c:pt idx="447">
                  <c:v>43270.625020023152</c:v>
                </c:pt>
                <c:pt idx="448">
                  <c:v>43270.666686747689</c:v>
                </c:pt>
                <c:pt idx="449">
                  <c:v>43270.708353472219</c:v>
                </c:pt>
                <c:pt idx="450">
                  <c:v>43270.750020196756</c:v>
                </c:pt>
                <c:pt idx="451">
                  <c:v>43270.791686921293</c:v>
                </c:pt>
                <c:pt idx="452">
                  <c:v>43270.83335364583</c:v>
                </c:pt>
                <c:pt idx="453">
                  <c:v>43270.875020370368</c:v>
                </c:pt>
                <c:pt idx="454">
                  <c:v>43270.916687094905</c:v>
                </c:pt>
                <c:pt idx="455">
                  <c:v>43270.958353819442</c:v>
                </c:pt>
                <c:pt idx="456">
                  <c:v>43271.000020543979</c:v>
                </c:pt>
                <c:pt idx="457">
                  <c:v>43271.041687268516</c:v>
                </c:pt>
                <c:pt idx="458">
                  <c:v>43271.083353993054</c:v>
                </c:pt>
                <c:pt idx="459">
                  <c:v>43271.125020717591</c:v>
                </c:pt>
                <c:pt idx="460">
                  <c:v>43271.166687442128</c:v>
                </c:pt>
                <c:pt idx="461">
                  <c:v>43271.208354166665</c:v>
                </c:pt>
                <c:pt idx="462">
                  <c:v>43271.250020891202</c:v>
                </c:pt>
                <c:pt idx="463">
                  <c:v>43271.29168761574</c:v>
                </c:pt>
                <c:pt idx="464">
                  <c:v>43271.333354340277</c:v>
                </c:pt>
                <c:pt idx="465">
                  <c:v>43271.375021064814</c:v>
                </c:pt>
                <c:pt idx="466">
                  <c:v>43271.416687789351</c:v>
                </c:pt>
                <c:pt idx="467">
                  <c:v>43271.458354513888</c:v>
                </c:pt>
                <c:pt idx="468">
                  <c:v>43271.500021238426</c:v>
                </c:pt>
                <c:pt idx="469">
                  <c:v>43271.541687962963</c:v>
                </c:pt>
                <c:pt idx="470">
                  <c:v>43271.5833546875</c:v>
                </c:pt>
                <c:pt idx="471">
                  <c:v>43271.625021412037</c:v>
                </c:pt>
                <c:pt idx="472">
                  <c:v>43271.666688136575</c:v>
                </c:pt>
                <c:pt idx="473">
                  <c:v>43271.708354861112</c:v>
                </c:pt>
                <c:pt idx="474">
                  <c:v>43271.750021585649</c:v>
                </c:pt>
                <c:pt idx="475">
                  <c:v>43271.791688310186</c:v>
                </c:pt>
                <c:pt idx="476">
                  <c:v>43271.833355034723</c:v>
                </c:pt>
                <c:pt idx="477">
                  <c:v>43271.875021759261</c:v>
                </c:pt>
                <c:pt idx="478">
                  <c:v>43271.916688483798</c:v>
                </c:pt>
                <c:pt idx="479">
                  <c:v>43271.958355208335</c:v>
                </c:pt>
                <c:pt idx="480">
                  <c:v>43272.000021932872</c:v>
                </c:pt>
                <c:pt idx="481">
                  <c:v>43272.041688657409</c:v>
                </c:pt>
                <c:pt idx="482">
                  <c:v>43272.083355381947</c:v>
                </c:pt>
                <c:pt idx="483">
                  <c:v>43272.125022106484</c:v>
                </c:pt>
                <c:pt idx="484">
                  <c:v>43272.166688831021</c:v>
                </c:pt>
                <c:pt idx="485">
                  <c:v>43272.208355555558</c:v>
                </c:pt>
                <c:pt idx="486">
                  <c:v>43272.250022280095</c:v>
                </c:pt>
                <c:pt idx="487">
                  <c:v>43272.291689004633</c:v>
                </c:pt>
                <c:pt idx="488">
                  <c:v>43272.33335572917</c:v>
                </c:pt>
                <c:pt idx="489">
                  <c:v>43272.375022453707</c:v>
                </c:pt>
                <c:pt idx="490">
                  <c:v>43272.416689178244</c:v>
                </c:pt>
                <c:pt idx="491">
                  <c:v>43272.458355902774</c:v>
                </c:pt>
                <c:pt idx="492">
                  <c:v>43272.500022627311</c:v>
                </c:pt>
                <c:pt idx="493">
                  <c:v>43272.541689351849</c:v>
                </c:pt>
                <c:pt idx="494">
                  <c:v>43272.583356076386</c:v>
                </c:pt>
                <c:pt idx="495">
                  <c:v>43272.625022800923</c:v>
                </c:pt>
                <c:pt idx="496">
                  <c:v>43272.66668952546</c:v>
                </c:pt>
                <c:pt idx="497">
                  <c:v>43272.708356249997</c:v>
                </c:pt>
                <c:pt idx="498">
                  <c:v>43272.750022974535</c:v>
                </c:pt>
                <c:pt idx="499">
                  <c:v>43272.791689699072</c:v>
                </c:pt>
                <c:pt idx="500">
                  <c:v>43272.833356423609</c:v>
                </c:pt>
                <c:pt idx="501">
                  <c:v>43272.875023148146</c:v>
                </c:pt>
                <c:pt idx="502">
                  <c:v>43272.916689872683</c:v>
                </c:pt>
                <c:pt idx="503">
                  <c:v>43272.958356597221</c:v>
                </c:pt>
                <c:pt idx="504">
                  <c:v>43273.000023321758</c:v>
                </c:pt>
                <c:pt idx="505">
                  <c:v>43273.041690046295</c:v>
                </c:pt>
                <c:pt idx="506">
                  <c:v>43273.083356770832</c:v>
                </c:pt>
                <c:pt idx="507">
                  <c:v>43273.12502349537</c:v>
                </c:pt>
                <c:pt idx="508">
                  <c:v>43273.166690219907</c:v>
                </c:pt>
                <c:pt idx="509">
                  <c:v>43273.208356944444</c:v>
                </c:pt>
                <c:pt idx="510">
                  <c:v>43273.250023668981</c:v>
                </c:pt>
                <c:pt idx="511">
                  <c:v>43273.291690393518</c:v>
                </c:pt>
                <c:pt idx="512">
                  <c:v>43273.333357118056</c:v>
                </c:pt>
                <c:pt idx="513">
                  <c:v>43273.375023842593</c:v>
                </c:pt>
                <c:pt idx="514">
                  <c:v>43273.41669056713</c:v>
                </c:pt>
                <c:pt idx="515">
                  <c:v>43273.458357291667</c:v>
                </c:pt>
                <c:pt idx="516">
                  <c:v>43273.500024016204</c:v>
                </c:pt>
                <c:pt idx="517">
                  <c:v>43273.541690740742</c:v>
                </c:pt>
                <c:pt idx="518">
                  <c:v>43273.583357465279</c:v>
                </c:pt>
                <c:pt idx="519">
                  <c:v>43273.625024189816</c:v>
                </c:pt>
                <c:pt idx="520">
                  <c:v>43273.666690914353</c:v>
                </c:pt>
                <c:pt idx="521">
                  <c:v>43273.70835763889</c:v>
                </c:pt>
                <c:pt idx="522">
                  <c:v>43273.750024363428</c:v>
                </c:pt>
                <c:pt idx="523">
                  <c:v>43273.791691087965</c:v>
                </c:pt>
                <c:pt idx="524">
                  <c:v>43273.833357812502</c:v>
                </c:pt>
                <c:pt idx="525">
                  <c:v>43273.875024537039</c:v>
                </c:pt>
                <c:pt idx="526">
                  <c:v>43273.916691261576</c:v>
                </c:pt>
                <c:pt idx="527">
                  <c:v>43273.958357986114</c:v>
                </c:pt>
                <c:pt idx="528">
                  <c:v>43274.000024710651</c:v>
                </c:pt>
                <c:pt idx="529">
                  <c:v>43274.041691435188</c:v>
                </c:pt>
                <c:pt idx="530">
                  <c:v>43274.083358159725</c:v>
                </c:pt>
                <c:pt idx="531">
                  <c:v>43274.125024884263</c:v>
                </c:pt>
                <c:pt idx="532">
                  <c:v>43274.1666916088</c:v>
                </c:pt>
                <c:pt idx="533">
                  <c:v>43274.208358333337</c:v>
                </c:pt>
                <c:pt idx="534">
                  <c:v>43274.250025057867</c:v>
                </c:pt>
                <c:pt idx="535">
                  <c:v>43274.291691782404</c:v>
                </c:pt>
                <c:pt idx="536">
                  <c:v>43274.333358506941</c:v>
                </c:pt>
                <c:pt idx="537">
                  <c:v>43274.375025231479</c:v>
                </c:pt>
                <c:pt idx="538">
                  <c:v>43274.416691956016</c:v>
                </c:pt>
                <c:pt idx="539">
                  <c:v>43274.458358680553</c:v>
                </c:pt>
                <c:pt idx="540">
                  <c:v>43274.50002540509</c:v>
                </c:pt>
                <c:pt idx="541">
                  <c:v>43274.541692129627</c:v>
                </c:pt>
                <c:pt idx="542">
                  <c:v>43274.583358854165</c:v>
                </c:pt>
                <c:pt idx="543">
                  <c:v>43274.625025578702</c:v>
                </c:pt>
                <c:pt idx="544">
                  <c:v>43274.666692303239</c:v>
                </c:pt>
                <c:pt idx="545">
                  <c:v>43274.708359027776</c:v>
                </c:pt>
                <c:pt idx="546">
                  <c:v>43274.750025752313</c:v>
                </c:pt>
                <c:pt idx="547">
                  <c:v>43274.791692476851</c:v>
                </c:pt>
                <c:pt idx="548">
                  <c:v>43274.833359201388</c:v>
                </c:pt>
                <c:pt idx="549">
                  <c:v>43274.875025925925</c:v>
                </c:pt>
                <c:pt idx="550">
                  <c:v>43274.916692650462</c:v>
                </c:pt>
                <c:pt idx="551">
                  <c:v>43274.958359374999</c:v>
                </c:pt>
                <c:pt idx="552">
                  <c:v>43275.000026099537</c:v>
                </c:pt>
                <c:pt idx="553">
                  <c:v>43275.041692824074</c:v>
                </c:pt>
                <c:pt idx="554">
                  <c:v>43275.083359548611</c:v>
                </c:pt>
                <c:pt idx="555">
                  <c:v>43275.125026273148</c:v>
                </c:pt>
                <c:pt idx="556">
                  <c:v>43275.166692997685</c:v>
                </c:pt>
                <c:pt idx="557">
                  <c:v>43275.208359722223</c:v>
                </c:pt>
                <c:pt idx="558">
                  <c:v>43275.25002644676</c:v>
                </c:pt>
                <c:pt idx="559">
                  <c:v>43275.291693171297</c:v>
                </c:pt>
                <c:pt idx="560">
                  <c:v>43275.333359895834</c:v>
                </c:pt>
                <c:pt idx="561">
                  <c:v>43275.375026620372</c:v>
                </c:pt>
                <c:pt idx="562">
                  <c:v>43275.416693344909</c:v>
                </c:pt>
                <c:pt idx="563">
                  <c:v>43275.458360069446</c:v>
                </c:pt>
                <c:pt idx="564">
                  <c:v>43275.500026793983</c:v>
                </c:pt>
                <c:pt idx="565">
                  <c:v>43275.54169351852</c:v>
                </c:pt>
                <c:pt idx="566">
                  <c:v>43275.583360243058</c:v>
                </c:pt>
                <c:pt idx="567">
                  <c:v>43275.625026967595</c:v>
                </c:pt>
                <c:pt idx="568">
                  <c:v>43275.666693692132</c:v>
                </c:pt>
                <c:pt idx="569">
                  <c:v>43275.708360416669</c:v>
                </c:pt>
                <c:pt idx="570">
                  <c:v>43275.750027141206</c:v>
                </c:pt>
                <c:pt idx="571">
                  <c:v>43275.791693865744</c:v>
                </c:pt>
                <c:pt idx="572">
                  <c:v>43275.833360590281</c:v>
                </c:pt>
                <c:pt idx="573">
                  <c:v>43275.875027314818</c:v>
                </c:pt>
                <c:pt idx="574">
                  <c:v>43275.916694039355</c:v>
                </c:pt>
                <c:pt idx="575">
                  <c:v>43275.958360763892</c:v>
                </c:pt>
                <c:pt idx="576">
                  <c:v>43276.000027488422</c:v>
                </c:pt>
                <c:pt idx="577">
                  <c:v>43276.04169421296</c:v>
                </c:pt>
                <c:pt idx="578">
                  <c:v>43276.083360937497</c:v>
                </c:pt>
                <c:pt idx="579">
                  <c:v>43276.125027662034</c:v>
                </c:pt>
                <c:pt idx="580">
                  <c:v>43276.166694386571</c:v>
                </c:pt>
                <c:pt idx="581">
                  <c:v>43276.208361111108</c:v>
                </c:pt>
                <c:pt idx="582">
                  <c:v>43276.250027835646</c:v>
                </c:pt>
                <c:pt idx="583">
                  <c:v>43276.291694560183</c:v>
                </c:pt>
                <c:pt idx="584">
                  <c:v>43276.33336128472</c:v>
                </c:pt>
                <c:pt idx="585">
                  <c:v>43276.375028009257</c:v>
                </c:pt>
                <c:pt idx="586">
                  <c:v>43276.416694733794</c:v>
                </c:pt>
                <c:pt idx="587">
                  <c:v>43276.458361458332</c:v>
                </c:pt>
                <c:pt idx="588">
                  <c:v>43276.500028182869</c:v>
                </c:pt>
                <c:pt idx="589">
                  <c:v>43276.541694907406</c:v>
                </c:pt>
                <c:pt idx="590">
                  <c:v>43276.583361631943</c:v>
                </c:pt>
                <c:pt idx="591">
                  <c:v>43276.62502835648</c:v>
                </c:pt>
                <c:pt idx="592">
                  <c:v>43276.666695081018</c:v>
                </c:pt>
                <c:pt idx="593">
                  <c:v>43276.708361805555</c:v>
                </c:pt>
                <c:pt idx="594">
                  <c:v>43276.750028530092</c:v>
                </c:pt>
                <c:pt idx="595">
                  <c:v>43276.791695254629</c:v>
                </c:pt>
                <c:pt idx="596">
                  <c:v>43276.833361979167</c:v>
                </c:pt>
                <c:pt idx="597">
                  <c:v>43276.875028703704</c:v>
                </c:pt>
                <c:pt idx="598">
                  <c:v>43276.916695428241</c:v>
                </c:pt>
                <c:pt idx="599">
                  <c:v>43276.958362152778</c:v>
                </c:pt>
                <c:pt idx="600">
                  <c:v>43277.000028877315</c:v>
                </c:pt>
                <c:pt idx="601">
                  <c:v>43277.041695601853</c:v>
                </c:pt>
                <c:pt idx="602">
                  <c:v>43277.08336232639</c:v>
                </c:pt>
                <c:pt idx="603">
                  <c:v>43277.125029050927</c:v>
                </c:pt>
                <c:pt idx="604">
                  <c:v>43277.166695775464</c:v>
                </c:pt>
                <c:pt idx="605">
                  <c:v>43277.208362500001</c:v>
                </c:pt>
                <c:pt idx="606">
                  <c:v>43277.250029224539</c:v>
                </c:pt>
                <c:pt idx="607">
                  <c:v>43277.291695949076</c:v>
                </c:pt>
                <c:pt idx="608">
                  <c:v>43277.333362673613</c:v>
                </c:pt>
                <c:pt idx="609">
                  <c:v>43277.37502939815</c:v>
                </c:pt>
                <c:pt idx="610">
                  <c:v>43277.416696122687</c:v>
                </c:pt>
                <c:pt idx="611">
                  <c:v>43277.458362847225</c:v>
                </c:pt>
                <c:pt idx="612">
                  <c:v>43277.500029571762</c:v>
                </c:pt>
                <c:pt idx="613">
                  <c:v>43277.541696296299</c:v>
                </c:pt>
                <c:pt idx="614">
                  <c:v>43277.583363020836</c:v>
                </c:pt>
                <c:pt idx="615">
                  <c:v>43277.625029745373</c:v>
                </c:pt>
                <c:pt idx="616">
                  <c:v>43277.666696469911</c:v>
                </c:pt>
                <c:pt idx="617">
                  <c:v>43277.708363194448</c:v>
                </c:pt>
                <c:pt idx="618">
                  <c:v>43277.750029918985</c:v>
                </c:pt>
                <c:pt idx="619">
                  <c:v>43277.791696643515</c:v>
                </c:pt>
                <c:pt idx="620">
                  <c:v>43277.833363368052</c:v>
                </c:pt>
                <c:pt idx="621">
                  <c:v>43277.875030092589</c:v>
                </c:pt>
                <c:pt idx="622">
                  <c:v>43277.916696817127</c:v>
                </c:pt>
                <c:pt idx="623">
                  <c:v>43277.958363541664</c:v>
                </c:pt>
                <c:pt idx="624">
                  <c:v>43278.000030266201</c:v>
                </c:pt>
                <c:pt idx="625">
                  <c:v>43278.041696990738</c:v>
                </c:pt>
                <c:pt idx="626">
                  <c:v>43278.083363715275</c:v>
                </c:pt>
                <c:pt idx="627">
                  <c:v>43278.125030439813</c:v>
                </c:pt>
                <c:pt idx="628">
                  <c:v>43278.16669716435</c:v>
                </c:pt>
                <c:pt idx="629">
                  <c:v>43278.208363888887</c:v>
                </c:pt>
                <c:pt idx="630">
                  <c:v>43278.250030613424</c:v>
                </c:pt>
                <c:pt idx="631">
                  <c:v>43278.291697337962</c:v>
                </c:pt>
                <c:pt idx="632">
                  <c:v>43278.333364062499</c:v>
                </c:pt>
                <c:pt idx="633">
                  <c:v>43278.375030787036</c:v>
                </c:pt>
                <c:pt idx="634">
                  <c:v>43278.416697511573</c:v>
                </c:pt>
                <c:pt idx="635">
                  <c:v>43278.45836423611</c:v>
                </c:pt>
                <c:pt idx="636">
                  <c:v>43278.500030960648</c:v>
                </c:pt>
                <c:pt idx="637">
                  <c:v>43278.541697685185</c:v>
                </c:pt>
                <c:pt idx="638">
                  <c:v>43278.583364409722</c:v>
                </c:pt>
                <c:pt idx="639">
                  <c:v>43278.625031134259</c:v>
                </c:pt>
                <c:pt idx="640">
                  <c:v>43278.666697858796</c:v>
                </c:pt>
                <c:pt idx="641">
                  <c:v>43278.708364583334</c:v>
                </c:pt>
                <c:pt idx="642">
                  <c:v>43278.750031307871</c:v>
                </c:pt>
                <c:pt idx="643">
                  <c:v>43278.791698032408</c:v>
                </c:pt>
                <c:pt idx="644">
                  <c:v>43278.833364756945</c:v>
                </c:pt>
                <c:pt idx="645">
                  <c:v>43278.875031481482</c:v>
                </c:pt>
                <c:pt idx="646">
                  <c:v>43278.91669820602</c:v>
                </c:pt>
                <c:pt idx="647">
                  <c:v>43278.958364930557</c:v>
                </c:pt>
                <c:pt idx="648">
                  <c:v>43279.000031655094</c:v>
                </c:pt>
                <c:pt idx="649">
                  <c:v>43279.041698379631</c:v>
                </c:pt>
                <c:pt idx="650">
                  <c:v>43279.083365104168</c:v>
                </c:pt>
                <c:pt idx="651">
                  <c:v>43279.125031828706</c:v>
                </c:pt>
                <c:pt idx="652">
                  <c:v>43279.166698553243</c:v>
                </c:pt>
                <c:pt idx="653">
                  <c:v>43279.20836527778</c:v>
                </c:pt>
                <c:pt idx="654">
                  <c:v>43279.250032002317</c:v>
                </c:pt>
                <c:pt idx="655">
                  <c:v>43279.291698726855</c:v>
                </c:pt>
                <c:pt idx="656">
                  <c:v>43279.333365451392</c:v>
                </c:pt>
                <c:pt idx="657">
                  <c:v>43279.375032175929</c:v>
                </c:pt>
                <c:pt idx="658">
                  <c:v>43279.416698900466</c:v>
                </c:pt>
                <c:pt idx="659">
                  <c:v>43279.458365625003</c:v>
                </c:pt>
                <c:pt idx="660">
                  <c:v>43279.500032349541</c:v>
                </c:pt>
                <c:pt idx="661">
                  <c:v>43279.54169907407</c:v>
                </c:pt>
                <c:pt idx="662">
                  <c:v>43279.583365798608</c:v>
                </c:pt>
                <c:pt idx="663">
                  <c:v>43279.625032523145</c:v>
                </c:pt>
                <c:pt idx="664">
                  <c:v>43279.666699247682</c:v>
                </c:pt>
                <c:pt idx="665">
                  <c:v>43279.708365972219</c:v>
                </c:pt>
                <c:pt idx="666">
                  <c:v>43279.750032696757</c:v>
                </c:pt>
                <c:pt idx="667">
                  <c:v>43279.791699421294</c:v>
                </c:pt>
                <c:pt idx="668">
                  <c:v>43279.833366145831</c:v>
                </c:pt>
                <c:pt idx="669">
                  <c:v>43279.875032870368</c:v>
                </c:pt>
                <c:pt idx="670">
                  <c:v>43279.916699594905</c:v>
                </c:pt>
                <c:pt idx="671">
                  <c:v>43279.958366319443</c:v>
                </c:pt>
                <c:pt idx="672">
                  <c:v>43280.00003304398</c:v>
                </c:pt>
                <c:pt idx="673">
                  <c:v>43280.041699768517</c:v>
                </c:pt>
                <c:pt idx="674">
                  <c:v>43280.083366493054</c:v>
                </c:pt>
                <c:pt idx="675">
                  <c:v>43280.125033217591</c:v>
                </c:pt>
                <c:pt idx="676">
                  <c:v>43280.166699942129</c:v>
                </c:pt>
                <c:pt idx="677">
                  <c:v>43280.208366666666</c:v>
                </c:pt>
                <c:pt idx="678">
                  <c:v>43280.250033391203</c:v>
                </c:pt>
                <c:pt idx="679">
                  <c:v>43280.29170011574</c:v>
                </c:pt>
                <c:pt idx="680">
                  <c:v>43280.333366840277</c:v>
                </c:pt>
                <c:pt idx="681">
                  <c:v>43280.375033564815</c:v>
                </c:pt>
                <c:pt idx="682">
                  <c:v>43280.416700289352</c:v>
                </c:pt>
                <c:pt idx="683">
                  <c:v>43280.458367013889</c:v>
                </c:pt>
                <c:pt idx="684">
                  <c:v>43280.500033738426</c:v>
                </c:pt>
                <c:pt idx="685">
                  <c:v>43280.541700462963</c:v>
                </c:pt>
                <c:pt idx="686">
                  <c:v>43280.583367187501</c:v>
                </c:pt>
                <c:pt idx="687">
                  <c:v>43280.625033912038</c:v>
                </c:pt>
                <c:pt idx="688">
                  <c:v>43280.666700636575</c:v>
                </c:pt>
                <c:pt idx="689">
                  <c:v>43280.708367361112</c:v>
                </c:pt>
                <c:pt idx="690">
                  <c:v>43280.75003408565</c:v>
                </c:pt>
                <c:pt idx="691">
                  <c:v>43280.791700810187</c:v>
                </c:pt>
                <c:pt idx="692">
                  <c:v>43280.833367534724</c:v>
                </c:pt>
                <c:pt idx="693">
                  <c:v>43280.875034259261</c:v>
                </c:pt>
                <c:pt idx="694">
                  <c:v>43280.916700983798</c:v>
                </c:pt>
                <c:pt idx="695">
                  <c:v>43280.958367708336</c:v>
                </c:pt>
                <c:pt idx="696">
                  <c:v>43281.000034432873</c:v>
                </c:pt>
                <c:pt idx="697">
                  <c:v>43281.04170115741</c:v>
                </c:pt>
                <c:pt idx="698">
                  <c:v>43281.083367881947</c:v>
                </c:pt>
                <c:pt idx="699">
                  <c:v>43281.125034606484</c:v>
                </c:pt>
                <c:pt idx="700">
                  <c:v>43281.166701331022</c:v>
                </c:pt>
                <c:pt idx="701">
                  <c:v>43281.208368055559</c:v>
                </c:pt>
                <c:pt idx="702">
                  <c:v>43281.250034780096</c:v>
                </c:pt>
                <c:pt idx="703">
                  <c:v>43281.291701504633</c:v>
                </c:pt>
                <c:pt idx="704">
                  <c:v>43281.333368229163</c:v>
                </c:pt>
                <c:pt idx="705">
                  <c:v>43281.3750349537</c:v>
                </c:pt>
                <c:pt idx="706">
                  <c:v>43281.416701678238</c:v>
                </c:pt>
                <c:pt idx="707">
                  <c:v>43281.458368402775</c:v>
                </c:pt>
                <c:pt idx="708">
                  <c:v>43281.500035127312</c:v>
                </c:pt>
                <c:pt idx="709">
                  <c:v>43281.541701851849</c:v>
                </c:pt>
                <c:pt idx="710">
                  <c:v>43281.583368576386</c:v>
                </c:pt>
                <c:pt idx="711">
                  <c:v>43281.625035300924</c:v>
                </c:pt>
                <c:pt idx="712">
                  <c:v>43281.666702025461</c:v>
                </c:pt>
                <c:pt idx="713">
                  <c:v>43281.708368749998</c:v>
                </c:pt>
                <c:pt idx="714">
                  <c:v>43281.750035474535</c:v>
                </c:pt>
                <c:pt idx="715">
                  <c:v>43281.791702199072</c:v>
                </c:pt>
                <c:pt idx="716">
                  <c:v>43281.83336892361</c:v>
                </c:pt>
                <c:pt idx="717">
                  <c:v>43281.875035648147</c:v>
                </c:pt>
                <c:pt idx="718">
                  <c:v>43281.916702372684</c:v>
                </c:pt>
                <c:pt idx="719">
                  <c:v>43281.958369097221</c:v>
                </c:pt>
              </c:numCache>
              <c:extLst xmlns:c15="http://schemas.microsoft.com/office/drawing/2012/chart"/>
            </c:numRef>
          </c:xVal>
          <c:yVal>
            <c:numRef>
              <c:f>Flow!$K$2:$K$721</c:f>
              <c:numCache>
                <c:formatCode>General</c:formatCode>
                <c:ptCount val="720"/>
                <c:pt idx="0">
                  <c:v>14025</c:v>
                </c:pt>
                <c:pt idx="1">
                  <c:v>12900</c:v>
                </c:pt>
                <c:pt idx="2">
                  <c:v>11650</c:v>
                </c:pt>
                <c:pt idx="3">
                  <c:v>10700</c:v>
                </c:pt>
                <c:pt idx="4">
                  <c:v>10010</c:v>
                </c:pt>
                <c:pt idx="5">
                  <c:v>9607.5</c:v>
                </c:pt>
                <c:pt idx="6">
                  <c:v>9682.5</c:v>
                </c:pt>
                <c:pt idx="7">
                  <c:v>10322.5</c:v>
                </c:pt>
                <c:pt idx="8">
                  <c:v>11275</c:v>
                </c:pt>
                <c:pt idx="9">
                  <c:v>12400</c:v>
                </c:pt>
                <c:pt idx="10">
                  <c:v>13875</c:v>
                </c:pt>
                <c:pt idx="11">
                  <c:v>15225</c:v>
                </c:pt>
                <c:pt idx="12">
                  <c:v>16150</c:v>
                </c:pt>
                <c:pt idx="13">
                  <c:v>16600</c:v>
                </c:pt>
                <c:pt idx="14">
                  <c:v>16900</c:v>
                </c:pt>
                <c:pt idx="15">
                  <c:v>17000</c:v>
                </c:pt>
                <c:pt idx="16">
                  <c:v>17100</c:v>
                </c:pt>
                <c:pt idx="17">
                  <c:v>17100</c:v>
                </c:pt>
                <c:pt idx="18">
                  <c:v>17125</c:v>
                </c:pt>
                <c:pt idx="19">
                  <c:v>17100</c:v>
                </c:pt>
                <c:pt idx="20">
                  <c:v>17125</c:v>
                </c:pt>
                <c:pt idx="21">
                  <c:v>17100</c:v>
                </c:pt>
                <c:pt idx="22">
                  <c:v>17075</c:v>
                </c:pt>
                <c:pt idx="23">
                  <c:v>16625</c:v>
                </c:pt>
                <c:pt idx="24">
                  <c:v>15525</c:v>
                </c:pt>
                <c:pt idx="25">
                  <c:v>14025</c:v>
                </c:pt>
                <c:pt idx="26">
                  <c:v>12600</c:v>
                </c:pt>
                <c:pt idx="27">
                  <c:v>11600</c:v>
                </c:pt>
                <c:pt idx="28">
                  <c:v>11000</c:v>
                </c:pt>
                <c:pt idx="29">
                  <c:v>10625</c:v>
                </c:pt>
                <c:pt idx="30">
                  <c:v>10425</c:v>
                </c:pt>
                <c:pt idx="31">
                  <c:v>10300</c:v>
                </c:pt>
                <c:pt idx="32">
                  <c:v>10225</c:v>
                </c:pt>
                <c:pt idx="33">
                  <c:v>10175</c:v>
                </c:pt>
                <c:pt idx="34">
                  <c:v>10175</c:v>
                </c:pt>
                <c:pt idx="35">
                  <c:v>10175</c:v>
                </c:pt>
                <c:pt idx="36">
                  <c:v>10175</c:v>
                </c:pt>
                <c:pt idx="37">
                  <c:v>10200</c:v>
                </c:pt>
                <c:pt idx="38">
                  <c:v>10100</c:v>
                </c:pt>
                <c:pt idx="39">
                  <c:v>10100</c:v>
                </c:pt>
                <c:pt idx="40">
                  <c:v>10100</c:v>
                </c:pt>
                <c:pt idx="41">
                  <c:v>10100</c:v>
                </c:pt>
                <c:pt idx="42">
                  <c:v>10100</c:v>
                </c:pt>
                <c:pt idx="43">
                  <c:v>10100</c:v>
                </c:pt>
                <c:pt idx="44">
                  <c:v>10100</c:v>
                </c:pt>
                <c:pt idx="45">
                  <c:v>10100</c:v>
                </c:pt>
                <c:pt idx="46">
                  <c:v>10100</c:v>
                </c:pt>
                <c:pt idx="47">
                  <c:v>10100</c:v>
                </c:pt>
                <c:pt idx="48">
                  <c:v>10100</c:v>
                </c:pt>
                <c:pt idx="49">
                  <c:v>10150</c:v>
                </c:pt>
                <c:pt idx="50">
                  <c:v>10200</c:v>
                </c:pt>
                <c:pt idx="51">
                  <c:v>10150</c:v>
                </c:pt>
                <c:pt idx="52">
                  <c:v>10125</c:v>
                </c:pt>
                <c:pt idx="53">
                  <c:v>10100</c:v>
                </c:pt>
                <c:pt idx="54">
                  <c:v>10200</c:v>
                </c:pt>
                <c:pt idx="55">
                  <c:v>10200</c:v>
                </c:pt>
                <c:pt idx="56">
                  <c:v>10200</c:v>
                </c:pt>
                <c:pt idx="57">
                  <c:v>10200</c:v>
                </c:pt>
                <c:pt idx="58">
                  <c:v>10200</c:v>
                </c:pt>
                <c:pt idx="59">
                  <c:v>10200</c:v>
                </c:pt>
                <c:pt idx="60">
                  <c:v>10175</c:v>
                </c:pt>
                <c:pt idx="61">
                  <c:v>10175</c:v>
                </c:pt>
                <c:pt idx="62">
                  <c:v>10175</c:v>
                </c:pt>
                <c:pt idx="63">
                  <c:v>10125</c:v>
                </c:pt>
                <c:pt idx="64">
                  <c:v>10100</c:v>
                </c:pt>
                <c:pt idx="65">
                  <c:v>10100</c:v>
                </c:pt>
                <c:pt idx="66">
                  <c:v>10100</c:v>
                </c:pt>
                <c:pt idx="67">
                  <c:v>10100</c:v>
                </c:pt>
                <c:pt idx="68">
                  <c:v>10100</c:v>
                </c:pt>
                <c:pt idx="69">
                  <c:v>10100</c:v>
                </c:pt>
                <c:pt idx="70">
                  <c:v>10100</c:v>
                </c:pt>
                <c:pt idx="71">
                  <c:v>10150</c:v>
                </c:pt>
                <c:pt idx="72">
                  <c:v>10175</c:v>
                </c:pt>
                <c:pt idx="73">
                  <c:v>10125</c:v>
                </c:pt>
                <c:pt idx="74">
                  <c:v>10125</c:v>
                </c:pt>
                <c:pt idx="75">
                  <c:v>10022.5</c:v>
                </c:pt>
                <c:pt idx="76">
                  <c:v>9720</c:v>
                </c:pt>
                <c:pt idx="77">
                  <c:v>9467.5</c:v>
                </c:pt>
                <c:pt idx="78">
                  <c:v>9535</c:v>
                </c:pt>
                <c:pt idx="79">
                  <c:v>10052.5</c:v>
                </c:pt>
                <c:pt idx="80">
                  <c:v>10950</c:v>
                </c:pt>
                <c:pt idx="81">
                  <c:v>12175</c:v>
                </c:pt>
                <c:pt idx="82">
                  <c:v>13675</c:v>
                </c:pt>
                <c:pt idx="83">
                  <c:v>15125</c:v>
                </c:pt>
                <c:pt idx="84">
                  <c:v>16025</c:v>
                </c:pt>
                <c:pt idx="85">
                  <c:v>16575</c:v>
                </c:pt>
                <c:pt idx="86">
                  <c:v>16950</c:v>
                </c:pt>
                <c:pt idx="87">
                  <c:v>17025</c:v>
                </c:pt>
                <c:pt idx="88">
                  <c:v>17075</c:v>
                </c:pt>
                <c:pt idx="89">
                  <c:v>17075</c:v>
                </c:pt>
                <c:pt idx="90">
                  <c:v>17125</c:v>
                </c:pt>
                <c:pt idx="91">
                  <c:v>17100</c:v>
                </c:pt>
                <c:pt idx="92">
                  <c:v>17100</c:v>
                </c:pt>
                <c:pt idx="93">
                  <c:v>17125</c:v>
                </c:pt>
                <c:pt idx="94">
                  <c:v>17125</c:v>
                </c:pt>
                <c:pt idx="95">
                  <c:v>16700</c:v>
                </c:pt>
                <c:pt idx="96">
                  <c:v>15600</c:v>
                </c:pt>
                <c:pt idx="97">
                  <c:v>14050</c:v>
                </c:pt>
                <c:pt idx="98">
                  <c:v>12450</c:v>
                </c:pt>
                <c:pt idx="99">
                  <c:v>11175</c:v>
                </c:pt>
                <c:pt idx="100">
                  <c:v>10325</c:v>
                </c:pt>
                <c:pt idx="101">
                  <c:v>9725</c:v>
                </c:pt>
                <c:pt idx="102">
                  <c:v>9637.5</c:v>
                </c:pt>
                <c:pt idx="103">
                  <c:v>10055</c:v>
                </c:pt>
                <c:pt idx="104">
                  <c:v>10675</c:v>
                </c:pt>
                <c:pt idx="105">
                  <c:v>11775</c:v>
                </c:pt>
                <c:pt idx="106">
                  <c:v>13175</c:v>
                </c:pt>
                <c:pt idx="107">
                  <c:v>14550</c:v>
                </c:pt>
                <c:pt idx="108">
                  <c:v>15625</c:v>
                </c:pt>
                <c:pt idx="109">
                  <c:v>16300</c:v>
                </c:pt>
                <c:pt idx="110">
                  <c:v>16650</c:v>
                </c:pt>
                <c:pt idx="111">
                  <c:v>16750</c:v>
                </c:pt>
                <c:pt idx="112">
                  <c:v>16825</c:v>
                </c:pt>
                <c:pt idx="113">
                  <c:v>16850</c:v>
                </c:pt>
                <c:pt idx="114">
                  <c:v>16825</c:v>
                </c:pt>
                <c:pt idx="115">
                  <c:v>16775</c:v>
                </c:pt>
                <c:pt idx="116">
                  <c:v>16750</c:v>
                </c:pt>
                <c:pt idx="117">
                  <c:v>16750</c:v>
                </c:pt>
                <c:pt idx="118">
                  <c:v>16675</c:v>
                </c:pt>
                <c:pt idx="119">
                  <c:v>16300</c:v>
                </c:pt>
                <c:pt idx="120">
                  <c:v>15300</c:v>
                </c:pt>
                <c:pt idx="121">
                  <c:v>13850</c:v>
                </c:pt>
                <c:pt idx="122">
                  <c:v>12625</c:v>
                </c:pt>
                <c:pt idx="123">
                  <c:v>11800</c:v>
                </c:pt>
                <c:pt idx="124">
                  <c:v>11100</c:v>
                </c:pt>
                <c:pt idx="125">
                  <c:v>10675</c:v>
                </c:pt>
                <c:pt idx="126">
                  <c:v>10425</c:v>
                </c:pt>
                <c:pt idx="127">
                  <c:v>10350</c:v>
                </c:pt>
                <c:pt idx="128">
                  <c:v>10800</c:v>
                </c:pt>
                <c:pt idx="129">
                  <c:v>11850</c:v>
                </c:pt>
                <c:pt idx="130">
                  <c:v>13150</c:v>
                </c:pt>
                <c:pt idx="131">
                  <c:v>14275</c:v>
                </c:pt>
                <c:pt idx="132">
                  <c:v>15100</c:v>
                </c:pt>
                <c:pt idx="133">
                  <c:v>15725</c:v>
                </c:pt>
                <c:pt idx="134">
                  <c:v>16150</c:v>
                </c:pt>
                <c:pt idx="135">
                  <c:v>16550</c:v>
                </c:pt>
                <c:pt idx="136">
                  <c:v>16625</c:v>
                </c:pt>
                <c:pt idx="137">
                  <c:v>16750</c:v>
                </c:pt>
                <c:pt idx="138">
                  <c:v>16775</c:v>
                </c:pt>
                <c:pt idx="139">
                  <c:v>16750</c:v>
                </c:pt>
                <c:pt idx="140">
                  <c:v>16775</c:v>
                </c:pt>
                <c:pt idx="141">
                  <c:v>16775</c:v>
                </c:pt>
                <c:pt idx="142">
                  <c:v>16700</c:v>
                </c:pt>
                <c:pt idx="143">
                  <c:v>16300</c:v>
                </c:pt>
                <c:pt idx="144">
                  <c:v>15325</c:v>
                </c:pt>
                <c:pt idx="145">
                  <c:v>13850</c:v>
                </c:pt>
                <c:pt idx="146">
                  <c:v>12400</c:v>
                </c:pt>
                <c:pt idx="147">
                  <c:v>11200</c:v>
                </c:pt>
                <c:pt idx="148">
                  <c:v>10350</c:v>
                </c:pt>
                <c:pt idx="149">
                  <c:v>9752.5</c:v>
                </c:pt>
                <c:pt idx="150">
                  <c:v>9440</c:v>
                </c:pt>
                <c:pt idx="151">
                  <c:v>9515</c:v>
                </c:pt>
                <c:pt idx="152">
                  <c:v>10237.5</c:v>
                </c:pt>
                <c:pt idx="153">
                  <c:v>11450</c:v>
                </c:pt>
                <c:pt idx="154">
                  <c:v>12925</c:v>
                </c:pt>
                <c:pt idx="155">
                  <c:v>14475</c:v>
                </c:pt>
                <c:pt idx="156">
                  <c:v>15650</c:v>
                </c:pt>
                <c:pt idx="157">
                  <c:v>16275</c:v>
                </c:pt>
                <c:pt idx="158">
                  <c:v>16700</c:v>
                </c:pt>
                <c:pt idx="159">
                  <c:v>16900</c:v>
                </c:pt>
                <c:pt idx="160">
                  <c:v>16975</c:v>
                </c:pt>
                <c:pt idx="161">
                  <c:v>17000</c:v>
                </c:pt>
                <c:pt idx="162">
                  <c:v>16925</c:v>
                </c:pt>
                <c:pt idx="163">
                  <c:v>16975</c:v>
                </c:pt>
                <c:pt idx="164">
                  <c:v>17050</c:v>
                </c:pt>
                <c:pt idx="165">
                  <c:v>17075</c:v>
                </c:pt>
                <c:pt idx="166">
                  <c:v>17100</c:v>
                </c:pt>
                <c:pt idx="167">
                  <c:v>16800</c:v>
                </c:pt>
                <c:pt idx="168">
                  <c:v>16325</c:v>
                </c:pt>
                <c:pt idx="169">
                  <c:v>15300</c:v>
                </c:pt>
                <c:pt idx="170">
                  <c:v>13825</c:v>
                </c:pt>
                <c:pt idx="171">
                  <c:v>12300</c:v>
                </c:pt>
                <c:pt idx="172">
                  <c:v>11050</c:v>
                </c:pt>
                <c:pt idx="173">
                  <c:v>10192.5</c:v>
                </c:pt>
                <c:pt idx="174">
                  <c:v>9680</c:v>
                </c:pt>
                <c:pt idx="175">
                  <c:v>9620</c:v>
                </c:pt>
                <c:pt idx="176">
                  <c:v>10282.5</c:v>
                </c:pt>
                <c:pt idx="177">
                  <c:v>11550</c:v>
                </c:pt>
                <c:pt idx="178">
                  <c:v>13200</c:v>
                </c:pt>
                <c:pt idx="179">
                  <c:v>14775</c:v>
                </c:pt>
                <c:pt idx="180">
                  <c:v>15775</c:v>
                </c:pt>
                <c:pt idx="181">
                  <c:v>16425</c:v>
                </c:pt>
                <c:pt idx="182">
                  <c:v>16700</c:v>
                </c:pt>
                <c:pt idx="183">
                  <c:v>16875</c:v>
                </c:pt>
                <c:pt idx="184">
                  <c:v>16975</c:v>
                </c:pt>
                <c:pt idx="185">
                  <c:v>17050</c:v>
                </c:pt>
                <c:pt idx="186">
                  <c:v>17125</c:v>
                </c:pt>
                <c:pt idx="187">
                  <c:v>17100</c:v>
                </c:pt>
                <c:pt idx="188">
                  <c:v>17050</c:v>
                </c:pt>
                <c:pt idx="189">
                  <c:v>17000</c:v>
                </c:pt>
                <c:pt idx="190">
                  <c:v>16975</c:v>
                </c:pt>
                <c:pt idx="191">
                  <c:v>16525</c:v>
                </c:pt>
                <c:pt idx="192">
                  <c:v>15500</c:v>
                </c:pt>
                <c:pt idx="193">
                  <c:v>13975</c:v>
                </c:pt>
                <c:pt idx="194">
                  <c:v>12525</c:v>
                </c:pt>
                <c:pt idx="195">
                  <c:v>11475</c:v>
                </c:pt>
                <c:pt idx="196">
                  <c:v>10850</c:v>
                </c:pt>
                <c:pt idx="197">
                  <c:v>10525</c:v>
                </c:pt>
                <c:pt idx="198">
                  <c:v>10300</c:v>
                </c:pt>
                <c:pt idx="199">
                  <c:v>10200</c:v>
                </c:pt>
                <c:pt idx="200">
                  <c:v>10125</c:v>
                </c:pt>
                <c:pt idx="201">
                  <c:v>10100</c:v>
                </c:pt>
                <c:pt idx="202">
                  <c:v>10100</c:v>
                </c:pt>
                <c:pt idx="203">
                  <c:v>10150</c:v>
                </c:pt>
                <c:pt idx="204">
                  <c:v>10200</c:v>
                </c:pt>
                <c:pt idx="205">
                  <c:v>10125</c:v>
                </c:pt>
                <c:pt idx="206">
                  <c:v>10125</c:v>
                </c:pt>
                <c:pt idx="207">
                  <c:v>10150</c:v>
                </c:pt>
                <c:pt idx="208">
                  <c:v>10125</c:v>
                </c:pt>
                <c:pt idx="209">
                  <c:v>10200</c:v>
                </c:pt>
                <c:pt idx="210">
                  <c:v>10125</c:v>
                </c:pt>
                <c:pt idx="211">
                  <c:v>10100</c:v>
                </c:pt>
                <c:pt idx="212">
                  <c:v>10150</c:v>
                </c:pt>
                <c:pt idx="213">
                  <c:v>10100</c:v>
                </c:pt>
                <c:pt idx="214">
                  <c:v>10100</c:v>
                </c:pt>
                <c:pt idx="215">
                  <c:v>10100</c:v>
                </c:pt>
                <c:pt idx="216">
                  <c:v>10100</c:v>
                </c:pt>
                <c:pt idx="217">
                  <c:v>10025</c:v>
                </c:pt>
                <c:pt idx="218">
                  <c:v>10025</c:v>
                </c:pt>
                <c:pt idx="219">
                  <c:v>10075</c:v>
                </c:pt>
                <c:pt idx="220">
                  <c:v>10100</c:v>
                </c:pt>
                <c:pt idx="221">
                  <c:v>10100</c:v>
                </c:pt>
                <c:pt idx="222">
                  <c:v>10100</c:v>
                </c:pt>
                <c:pt idx="223">
                  <c:v>10100</c:v>
                </c:pt>
                <c:pt idx="224">
                  <c:v>10100</c:v>
                </c:pt>
                <c:pt idx="225">
                  <c:v>10100</c:v>
                </c:pt>
                <c:pt idx="226">
                  <c:v>10100</c:v>
                </c:pt>
                <c:pt idx="227">
                  <c:v>10100</c:v>
                </c:pt>
                <c:pt idx="228">
                  <c:v>10100</c:v>
                </c:pt>
                <c:pt idx="229">
                  <c:v>10100</c:v>
                </c:pt>
                <c:pt idx="230">
                  <c:v>10100</c:v>
                </c:pt>
                <c:pt idx="231">
                  <c:v>10150</c:v>
                </c:pt>
                <c:pt idx="232">
                  <c:v>10100</c:v>
                </c:pt>
                <c:pt idx="233">
                  <c:v>10175</c:v>
                </c:pt>
                <c:pt idx="234">
                  <c:v>10200</c:v>
                </c:pt>
                <c:pt idx="235">
                  <c:v>10200</c:v>
                </c:pt>
                <c:pt idx="236">
                  <c:v>10200</c:v>
                </c:pt>
                <c:pt idx="237">
                  <c:v>10200</c:v>
                </c:pt>
                <c:pt idx="238">
                  <c:v>10200</c:v>
                </c:pt>
                <c:pt idx="239">
                  <c:v>10100</c:v>
                </c:pt>
                <c:pt idx="240">
                  <c:v>10100</c:v>
                </c:pt>
                <c:pt idx="241">
                  <c:v>10100</c:v>
                </c:pt>
                <c:pt idx="242">
                  <c:v>9980</c:v>
                </c:pt>
                <c:pt idx="243">
                  <c:v>9810</c:v>
                </c:pt>
                <c:pt idx="244">
                  <c:v>9547.5</c:v>
                </c:pt>
                <c:pt idx="245">
                  <c:v>9365</c:v>
                </c:pt>
                <c:pt idx="246">
                  <c:v>9477.5</c:v>
                </c:pt>
                <c:pt idx="247">
                  <c:v>10185</c:v>
                </c:pt>
                <c:pt idx="248">
                  <c:v>11200</c:v>
                </c:pt>
                <c:pt idx="249">
                  <c:v>12025</c:v>
                </c:pt>
                <c:pt idx="250">
                  <c:v>13000</c:v>
                </c:pt>
                <c:pt idx="251">
                  <c:v>14175</c:v>
                </c:pt>
                <c:pt idx="252">
                  <c:v>15275</c:v>
                </c:pt>
                <c:pt idx="253">
                  <c:v>15975</c:v>
                </c:pt>
                <c:pt idx="254">
                  <c:v>16425</c:v>
                </c:pt>
                <c:pt idx="255">
                  <c:v>16675</c:v>
                </c:pt>
                <c:pt idx="256">
                  <c:v>16825</c:v>
                </c:pt>
                <c:pt idx="257">
                  <c:v>16950</c:v>
                </c:pt>
                <c:pt idx="258">
                  <c:v>16900</c:v>
                </c:pt>
                <c:pt idx="259">
                  <c:v>16950</c:v>
                </c:pt>
                <c:pt idx="260">
                  <c:v>16950</c:v>
                </c:pt>
                <c:pt idx="261">
                  <c:v>17025</c:v>
                </c:pt>
                <c:pt idx="262">
                  <c:v>16975</c:v>
                </c:pt>
                <c:pt idx="263">
                  <c:v>16625</c:v>
                </c:pt>
                <c:pt idx="264">
                  <c:v>15800</c:v>
                </c:pt>
                <c:pt idx="265">
                  <c:v>14475</c:v>
                </c:pt>
                <c:pt idx="266">
                  <c:v>13100</c:v>
                </c:pt>
                <c:pt idx="267">
                  <c:v>12150</c:v>
                </c:pt>
                <c:pt idx="268">
                  <c:v>11475</c:v>
                </c:pt>
                <c:pt idx="269">
                  <c:v>11075</c:v>
                </c:pt>
                <c:pt idx="270">
                  <c:v>11175</c:v>
                </c:pt>
                <c:pt idx="271">
                  <c:v>11600</c:v>
                </c:pt>
                <c:pt idx="272">
                  <c:v>12075</c:v>
                </c:pt>
                <c:pt idx="273">
                  <c:v>12700</c:v>
                </c:pt>
                <c:pt idx="274">
                  <c:v>13725</c:v>
                </c:pt>
                <c:pt idx="275">
                  <c:v>14875</c:v>
                </c:pt>
                <c:pt idx="276">
                  <c:v>15800</c:v>
                </c:pt>
                <c:pt idx="277">
                  <c:v>16300</c:v>
                </c:pt>
                <c:pt idx="278">
                  <c:v>16625</c:v>
                </c:pt>
                <c:pt idx="279">
                  <c:v>16750</c:v>
                </c:pt>
                <c:pt idx="280">
                  <c:v>16850</c:v>
                </c:pt>
                <c:pt idx="281">
                  <c:v>16950</c:v>
                </c:pt>
                <c:pt idx="282">
                  <c:v>16950</c:v>
                </c:pt>
                <c:pt idx="283">
                  <c:v>17000</c:v>
                </c:pt>
                <c:pt idx="284">
                  <c:v>16925</c:v>
                </c:pt>
                <c:pt idx="285">
                  <c:v>16925</c:v>
                </c:pt>
                <c:pt idx="286">
                  <c:v>16725</c:v>
                </c:pt>
                <c:pt idx="287">
                  <c:v>16075</c:v>
                </c:pt>
                <c:pt idx="288">
                  <c:v>14875</c:v>
                </c:pt>
                <c:pt idx="289">
                  <c:v>13550</c:v>
                </c:pt>
                <c:pt idx="290">
                  <c:v>12300</c:v>
                </c:pt>
                <c:pt idx="291">
                  <c:v>11250</c:v>
                </c:pt>
                <c:pt idx="292">
                  <c:v>10400</c:v>
                </c:pt>
                <c:pt idx="293">
                  <c:v>9827.5</c:v>
                </c:pt>
                <c:pt idx="294">
                  <c:v>9690</c:v>
                </c:pt>
                <c:pt idx="295">
                  <c:v>10120</c:v>
                </c:pt>
                <c:pt idx="296">
                  <c:v>11125</c:v>
                </c:pt>
                <c:pt idx="297">
                  <c:v>12275</c:v>
                </c:pt>
                <c:pt idx="298">
                  <c:v>13450</c:v>
                </c:pt>
                <c:pt idx="299">
                  <c:v>14600</c:v>
                </c:pt>
                <c:pt idx="300">
                  <c:v>15625</c:v>
                </c:pt>
                <c:pt idx="301">
                  <c:v>16225</c:v>
                </c:pt>
                <c:pt idx="302">
                  <c:v>16625</c:v>
                </c:pt>
                <c:pt idx="303">
                  <c:v>16750</c:v>
                </c:pt>
                <c:pt idx="304">
                  <c:v>16825</c:v>
                </c:pt>
                <c:pt idx="305">
                  <c:v>16925</c:v>
                </c:pt>
                <c:pt idx="306">
                  <c:v>16925</c:v>
                </c:pt>
                <c:pt idx="307">
                  <c:v>16950</c:v>
                </c:pt>
                <c:pt idx="308">
                  <c:v>16925</c:v>
                </c:pt>
                <c:pt idx="309">
                  <c:v>16975</c:v>
                </c:pt>
                <c:pt idx="310">
                  <c:v>16950</c:v>
                </c:pt>
                <c:pt idx="311">
                  <c:v>16425</c:v>
                </c:pt>
                <c:pt idx="312">
                  <c:v>15375</c:v>
                </c:pt>
                <c:pt idx="313">
                  <c:v>13825</c:v>
                </c:pt>
                <c:pt idx="314">
                  <c:v>12550</c:v>
                </c:pt>
                <c:pt idx="315">
                  <c:v>11450</c:v>
                </c:pt>
                <c:pt idx="316">
                  <c:v>10500</c:v>
                </c:pt>
                <c:pt idx="317">
                  <c:v>9910</c:v>
                </c:pt>
                <c:pt idx="318">
                  <c:v>9767.5</c:v>
                </c:pt>
                <c:pt idx="319">
                  <c:v>10127.5</c:v>
                </c:pt>
                <c:pt idx="320">
                  <c:v>10950</c:v>
                </c:pt>
                <c:pt idx="321">
                  <c:v>12200</c:v>
                </c:pt>
                <c:pt idx="322">
                  <c:v>13775</c:v>
                </c:pt>
                <c:pt idx="323">
                  <c:v>15075</c:v>
                </c:pt>
                <c:pt idx="324">
                  <c:v>15975</c:v>
                </c:pt>
                <c:pt idx="325">
                  <c:v>16500</c:v>
                </c:pt>
                <c:pt idx="326">
                  <c:v>16700</c:v>
                </c:pt>
                <c:pt idx="327">
                  <c:v>16850</c:v>
                </c:pt>
                <c:pt idx="328">
                  <c:v>16950</c:v>
                </c:pt>
                <c:pt idx="329">
                  <c:v>17075</c:v>
                </c:pt>
                <c:pt idx="330">
                  <c:v>17150</c:v>
                </c:pt>
                <c:pt idx="331">
                  <c:v>17075</c:v>
                </c:pt>
                <c:pt idx="332">
                  <c:v>17100</c:v>
                </c:pt>
                <c:pt idx="333">
                  <c:v>17175</c:v>
                </c:pt>
                <c:pt idx="334">
                  <c:v>16975</c:v>
                </c:pt>
                <c:pt idx="335">
                  <c:v>16525</c:v>
                </c:pt>
                <c:pt idx="336">
                  <c:v>15400</c:v>
                </c:pt>
                <c:pt idx="337">
                  <c:v>13900</c:v>
                </c:pt>
                <c:pt idx="338">
                  <c:v>12525</c:v>
                </c:pt>
                <c:pt idx="339">
                  <c:v>11400</c:v>
                </c:pt>
                <c:pt idx="340">
                  <c:v>10500</c:v>
                </c:pt>
                <c:pt idx="341">
                  <c:v>9907.5</c:v>
                </c:pt>
                <c:pt idx="342">
                  <c:v>9780</c:v>
                </c:pt>
                <c:pt idx="343">
                  <c:v>10197.5</c:v>
                </c:pt>
                <c:pt idx="344">
                  <c:v>10975</c:v>
                </c:pt>
                <c:pt idx="345">
                  <c:v>12125</c:v>
                </c:pt>
                <c:pt idx="346">
                  <c:v>13300</c:v>
                </c:pt>
                <c:pt idx="347">
                  <c:v>14325</c:v>
                </c:pt>
                <c:pt idx="348">
                  <c:v>15325</c:v>
                </c:pt>
                <c:pt idx="349">
                  <c:v>16075</c:v>
                </c:pt>
                <c:pt idx="350">
                  <c:v>16450</c:v>
                </c:pt>
                <c:pt idx="351">
                  <c:v>16775</c:v>
                </c:pt>
                <c:pt idx="352">
                  <c:v>16900</c:v>
                </c:pt>
                <c:pt idx="353">
                  <c:v>16925</c:v>
                </c:pt>
                <c:pt idx="354">
                  <c:v>16975</c:v>
                </c:pt>
                <c:pt idx="355">
                  <c:v>16975</c:v>
                </c:pt>
                <c:pt idx="356">
                  <c:v>17000</c:v>
                </c:pt>
                <c:pt idx="357">
                  <c:v>17050</c:v>
                </c:pt>
                <c:pt idx="358">
                  <c:v>16975</c:v>
                </c:pt>
                <c:pt idx="359">
                  <c:v>16525</c:v>
                </c:pt>
                <c:pt idx="360">
                  <c:v>15450</c:v>
                </c:pt>
                <c:pt idx="361">
                  <c:v>13900</c:v>
                </c:pt>
                <c:pt idx="362">
                  <c:v>12525</c:v>
                </c:pt>
                <c:pt idx="363">
                  <c:v>11500</c:v>
                </c:pt>
                <c:pt idx="364">
                  <c:v>10875</c:v>
                </c:pt>
                <c:pt idx="365">
                  <c:v>10500</c:v>
                </c:pt>
                <c:pt idx="366">
                  <c:v>10250</c:v>
                </c:pt>
                <c:pt idx="367">
                  <c:v>10150</c:v>
                </c:pt>
                <c:pt idx="368">
                  <c:v>10100</c:v>
                </c:pt>
                <c:pt idx="369">
                  <c:v>10100</c:v>
                </c:pt>
                <c:pt idx="370">
                  <c:v>10100</c:v>
                </c:pt>
                <c:pt idx="371">
                  <c:v>10100</c:v>
                </c:pt>
                <c:pt idx="372">
                  <c:v>10075</c:v>
                </c:pt>
                <c:pt idx="373">
                  <c:v>10075</c:v>
                </c:pt>
                <c:pt idx="374">
                  <c:v>10075</c:v>
                </c:pt>
                <c:pt idx="375">
                  <c:v>10025</c:v>
                </c:pt>
                <c:pt idx="376">
                  <c:v>10000</c:v>
                </c:pt>
                <c:pt idx="377">
                  <c:v>10025</c:v>
                </c:pt>
                <c:pt idx="378">
                  <c:v>10025</c:v>
                </c:pt>
                <c:pt idx="379">
                  <c:v>10000</c:v>
                </c:pt>
                <c:pt idx="380">
                  <c:v>10050</c:v>
                </c:pt>
                <c:pt idx="381">
                  <c:v>10050</c:v>
                </c:pt>
                <c:pt idx="382">
                  <c:v>10050</c:v>
                </c:pt>
                <c:pt idx="383">
                  <c:v>10075</c:v>
                </c:pt>
                <c:pt idx="384">
                  <c:v>10100</c:v>
                </c:pt>
                <c:pt idx="385">
                  <c:v>10100</c:v>
                </c:pt>
                <c:pt idx="386">
                  <c:v>10100</c:v>
                </c:pt>
                <c:pt idx="387">
                  <c:v>10022.5</c:v>
                </c:pt>
                <c:pt idx="388">
                  <c:v>9995</c:v>
                </c:pt>
                <c:pt idx="389">
                  <c:v>9995</c:v>
                </c:pt>
                <c:pt idx="390">
                  <c:v>9990</c:v>
                </c:pt>
                <c:pt idx="391">
                  <c:v>9992.5</c:v>
                </c:pt>
                <c:pt idx="392">
                  <c:v>9990</c:v>
                </c:pt>
                <c:pt idx="393">
                  <c:v>9990</c:v>
                </c:pt>
                <c:pt idx="394">
                  <c:v>9995</c:v>
                </c:pt>
                <c:pt idx="395">
                  <c:v>9980</c:v>
                </c:pt>
                <c:pt idx="396">
                  <c:v>9992.5</c:v>
                </c:pt>
                <c:pt idx="397">
                  <c:v>9995</c:v>
                </c:pt>
                <c:pt idx="398">
                  <c:v>10000</c:v>
                </c:pt>
                <c:pt idx="399">
                  <c:v>9990</c:v>
                </c:pt>
                <c:pt idx="400">
                  <c:v>9990</c:v>
                </c:pt>
                <c:pt idx="401">
                  <c:v>10000</c:v>
                </c:pt>
                <c:pt idx="402">
                  <c:v>9985</c:v>
                </c:pt>
                <c:pt idx="403">
                  <c:v>9980</c:v>
                </c:pt>
                <c:pt idx="404">
                  <c:v>9985</c:v>
                </c:pt>
                <c:pt idx="405">
                  <c:v>9985</c:v>
                </c:pt>
                <c:pt idx="406">
                  <c:v>9995</c:v>
                </c:pt>
                <c:pt idx="407">
                  <c:v>9995</c:v>
                </c:pt>
                <c:pt idx="408">
                  <c:v>9995</c:v>
                </c:pt>
                <c:pt idx="409">
                  <c:v>9990</c:v>
                </c:pt>
                <c:pt idx="410">
                  <c:v>10025</c:v>
                </c:pt>
                <c:pt idx="411">
                  <c:v>9927.5</c:v>
                </c:pt>
                <c:pt idx="412">
                  <c:v>9650</c:v>
                </c:pt>
                <c:pt idx="413">
                  <c:v>9390</c:v>
                </c:pt>
                <c:pt idx="414">
                  <c:v>9400</c:v>
                </c:pt>
                <c:pt idx="415">
                  <c:v>9815</c:v>
                </c:pt>
                <c:pt idx="416">
                  <c:v>10850</c:v>
                </c:pt>
                <c:pt idx="417">
                  <c:v>12250</c:v>
                </c:pt>
                <c:pt idx="418">
                  <c:v>13725</c:v>
                </c:pt>
                <c:pt idx="419">
                  <c:v>14925</c:v>
                </c:pt>
                <c:pt idx="420">
                  <c:v>15800</c:v>
                </c:pt>
                <c:pt idx="421">
                  <c:v>16275</c:v>
                </c:pt>
                <c:pt idx="422">
                  <c:v>16575</c:v>
                </c:pt>
                <c:pt idx="423">
                  <c:v>16800</c:v>
                </c:pt>
                <c:pt idx="424">
                  <c:v>16925</c:v>
                </c:pt>
                <c:pt idx="425">
                  <c:v>16975</c:v>
                </c:pt>
                <c:pt idx="426">
                  <c:v>17000</c:v>
                </c:pt>
                <c:pt idx="427">
                  <c:v>17000</c:v>
                </c:pt>
                <c:pt idx="428">
                  <c:v>16975</c:v>
                </c:pt>
                <c:pt idx="429">
                  <c:v>17000</c:v>
                </c:pt>
                <c:pt idx="430">
                  <c:v>16900</c:v>
                </c:pt>
                <c:pt idx="431">
                  <c:v>16450</c:v>
                </c:pt>
                <c:pt idx="432">
                  <c:v>15350</c:v>
                </c:pt>
                <c:pt idx="433">
                  <c:v>13850</c:v>
                </c:pt>
                <c:pt idx="434">
                  <c:v>12375</c:v>
                </c:pt>
                <c:pt idx="435">
                  <c:v>11250</c:v>
                </c:pt>
                <c:pt idx="436">
                  <c:v>10350</c:v>
                </c:pt>
                <c:pt idx="437">
                  <c:v>9847.5</c:v>
                </c:pt>
                <c:pt idx="438">
                  <c:v>9757.5</c:v>
                </c:pt>
                <c:pt idx="439">
                  <c:v>10185</c:v>
                </c:pt>
                <c:pt idx="440">
                  <c:v>11125</c:v>
                </c:pt>
                <c:pt idx="441">
                  <c:v>12300</c:v>
                </c:pt>
                <c:pt idx="442">
                  <c:v>13800</c:v>
                </c:pt>
                <c:pt idx="443">
                  <c:v>15125</c:v>
                </c:pt>
                <c:pt idx="444">
                  <c:v>16025</c:v>
                </c:pt>
                <c:pt idx="445">
                  <c:v>16600</c:v>
                </c:pt>
                <c:pt idx="446">
                  <c:v>16975</c:v>
                </c:pt>
                <c:pt idx="447">
                  <c:v>17075</c:v>
                </c:pt>
                <c:pt idx="448">
                  <c:v>17175</c:v>
                </c:pt>
                <c:pt idx="449">
                  <c:v>17250</c:v>
                </c:pt>
                <c:pt idx="450">
                  <c:v>17225</c:v>
                </c:pt>
                <c:pt idx="451">
                  <c:v>17075</c:v>
                </c:pt>
                <c:pt idx="452">
                  <c:v>16800</c:v>
                </c:pt>
                <c:pt idx="453">
                  <c:v>16825</c:v>
                </c:pt>
                <c:pt idx="454">
                  <c:v>16975</c:v>
                </c:pt>
                <c:pt idx="455">
                  <c:v>16550</c:v>
                </c:pt>
                <c:pt idx="456">
                  <c:v>15650</c:v>
                </c:pt>
                <c:pt idx="457">
                  <c:v>14250</c:v>
                </c:pt>
                <c:pt idx="458">
                  <c:v>12750</c:v>
                </c:pt>
                <c:pt idx="459">
                  <c:v>11550</c:v>
                </c:pt>
                <c:pt idx="460">
                  <c:v>10600</c:v>
                </c:pt>
                <c:pt idx="461">
                  <c:v>9920</c:v>
                </c:pt>
                <c:pt idx="462">
                  <c:v>9627.5</c:v>
                </c:pt>
                <c:pt idx="463">
                  <c:v>9810</c:v>
                </c:pt>
                <c:pt idx="464">
                  <c:v>10425</c:v>
                </c:pt>
                <c:pt idx="465">
                  <c:v>11400</c:v>
                </c:pt>
                <c:pt idx="466">
                  <c:v>12850</c:v>
                </c:pt>
                <c:pt idx="467">
                  <c:v>14425</c:v>
                </c:pt>
                <c:pt idx="468">
                  <c:v>15475</c:v>
                </c:pt>
                <c:pt idx="469">
                  <c:v>16150</c:v>
                </c:pt>
                <c:pt idx="470">
                  <c:v>16550</c:v>
                </c:pt>
                <c:pt idx="471">
                  <c:v>16825</c:v>
                </c:pt>
                <c:pt idx="472">
                  <c:v>16950</c:v>
                </c:pt>
                <c:pt idx="473">
                  <c:v>17000</c:v>
                </c:pt>
                <c:pt idx="474">
                  <c:v>17025</c:v>
                </c:pt>
                <c:pt idx="475">
                  <c:v>17075</c:v>
                </c:pt>
                <c:pt idx="476">
                  <c:v>17075</c:v>
                </c:pt>
                <c:pt idx="477">
                  <c:v>17050</c:v>
                </c:pt>
                <c:pt idx="478">
                  <c:v>17000</c:v>
                </c:pt>
                <c:pt idx="479">
                  <c:v>16500</c:v>
                </c:pt>
                <c:pt idx="480">
                  <c:v>15475</c:v>
                </c:pt>
                <c:pt idx="481">
                  <c:v>13925</c:v>
                </c:pt>
                <c:pt idx="482">
                  <c:v>12400</c:v>
                </c:pt>
                <c:pt idx="483">
                  <c:v>11175</c:v>
                </c:pt>
                <c:pt idx="484">
                  <c:v>10300</c:v>
                </c:pt>
                <c:pt idx="485">
                  <c:v>9740</c:v>
                </c:pt>
                <c:pt idx="486">
                  <c:v>9625</c:v>
                </c:pt>
                <c:pt idx="487">
                  <c:v>10020</c:v>
                </c:pt>
                <c:pt idx="488">
                  <c:v>11050</c:v>
                </c:pt>
                <c:pt idx="489">
                  <c:v>12375</c:v>
                </c:pt>
                <c:pt idx="490">
                  <c:v>13825</c:v>
                </c:pt>
                <c:pt idx="491">
                  <c:v>15025</c:v>
                </c:pt>
                <c:pt idx="492">
                  <c:v>15800</c:v>
                </c:pt>
                <c:pt idx="493">
                  <c:v>16350</c:v>
                </c:pt>
                <c:pt idx="494">
                  <c:v>16600</c:v>
                </c:pt>
                <c:pt idx="495">
                  <c:v>16825</c:v>
                </c:pt>
                <c:pt idx="496">
                  <c:v>16925</c:v>
                </c:pt>
                <c:pt idx="497">
                  <c:v>16900</c:v>
                </c:pt>
                <c:pt idx="498">
                  <c:v>17025</c:v>
                </c:pt>
                <c:pt idx="499">
                  <c:v>17025</c:v>
                </c:pt>
                <c:pt idx="500">
                  <c:v>17025</c:v>
                </c:pt>
                <c:pt idx="501">
                  <c:v>17075</c:v>
                </c:pt>
                <c:pt idx="502">
                  <c:v>16925</c:v>
                </c:pt>
                <c:pt idx="503">
                  <c:v>16475</c:v>
                </c:pt>
                <c:pt idx="504">
                  <c:v>15375</c:v>
                </c:pt>
                <c:pt idx="505">
                  <c:v>13875</c:v>
                </c:pt>
                <c:pt idx="506">
                  <c:v>12425</c:v>
                </c:pt>
                <c:pt idx="507">
                  <c:v>11350</c:v>
                </c:pt>
                <c:pt idx="508">
                  <c:v>10425</c:v>
                </c:pt>
                <c:pt idx="509">
                  <c:v>9845</c:v>
                </c:pt>
                <c:pt idx="510">
                  <c:v>9690</c:v>
                </c:pt>
                <c:pt idx="511">
                  <c:v>10060</c:v>
                </c:pt>
                <c:pt idx="512">
                  <c:v>11025</c:v>
                </c:pt>
                <c:pt idx="513">
                  <c:v>12400</c:v>
                </c:pt>
                <c:pt idx="514">
                  <c:v>13800</c:v>
                </c:pt>
                <c:pt idx="515">
                  <c:v>15025</c:v>
                </c:pt>
                <c:pt idx="516">
                  <c:v>15850</c:v>
                </c:pt>
                <c:pt idx="517">
                  <c:v>16425</c:v>
                </c:pt>
                <c:pt idx="518">
                  <c:v>16675</c:v>
                </c:pt>
                <c:pt idx="519">
                  <c:v>16950</c:v>
                </c:pt>
                <c:pt idx="520">
                  <c:v>16950</c:v>
                </c:pt>
                <c:pt idx="521">
                  <c:v>17000</c:v>
                </c:pt>
                <c:pt idx="522">
                  <c:v>17000</c:v>
                </c:pt>
                <c:pt idx="523">
                  <c:v>17050</c:v>
                </c:pt>
                <c:pt idx="524">
                  <c:v>17075</c:v>
                </c:pt>
                <c:pt idx="525">
                  <c:v>17075</c:v>
                </c:pt>
                <c:pt idx="526">
                  <c:v>17025</c:v>
                </c:pt>
                <c:pt idx="527">
                  <c:v>16550</c:v>
                </c:pt>
                <c:pt idx="528">
                  <c:v>15400</c:v>
                </c:pt>
                <c:pt idx="529">
                  <c:v>13825</c:v>
                </c:pt>
                <c:pt idx="530">
                  <c:v>12475</c:v>
                </c:pt>
                <c:pt idx="531">
                  <c:v>11625</c:v>
                </c:pt>
                <c:pt idx="532">
                  <c:v>11125</c:v>
                </c:pt>
                <c:pt idx="533">
                  <c:v>10725</c:v>
                </c:pt>
                <c:pt idx="534">
                  <c:v>10475</c:v>
                </c:pt>
                <c:pt idx="535">
                  <c:v>10325</c:v>
                </c:pt>
                <c:pt idx="536">
                  <c:v>10250</c:v>
                </c:pt>
                <c:pt idx="537">
                  <c:v>10200</c:v>
                </c:pt>
                <c:pt idx="538">
                  <c:v>10100</c:v>
                </c:pt>
                <c:pt idx="539">
                  <c:v>10100</c:v>
                </c:pt>
                <c:pt idx="540">
                  <c:v>10075</c:v>
                </c:pt>
                <c:pt idx="541">
                  <c:v>10075</c:v>
                </c:pt>
                <c:pt idx="542">
                  <c:v>9985</c:v>
                </c:pt>
                <c:pt idx="543">
                  <c:v>10000</c:v>
                </c:pt>
                <c:pt idx="544">
                  <c:v>10025</c:v>
                </c:pt>
                <c:pt idx="545">
                  <c:v>10050</c:v>
                </c:pt>
                <c:pt idx="546">
                  <c:v>10075</c:v>
                </c:pt>
                <c:pt idx="547">
                  <c:v>10100</c:v>
                </c:pt>
                <c:pt idx="548">
                  <c:v>10050</c:v>
                </c:pt>
                <c:pt idx="549">
                  <c:v>10100</c:v>
                </c:pt>
                <c:pt idx="550">
                  <c:v>10100</c:v>
                </c:pt>
                <c:pt idx="551">
                  <c:v>10100</c:v>
                </c:pt>
                <c:pt idx="552">
                  <c:v>10075</c:v>
                </c:pt>
                <c:pt idx="553">
                  <c:v>10100</c:v>
                </c:pt>
                <c:pt idx="554">
                  <c:v>10100</c:v>
                </c:pt>
                <c:pt idx="555">
                  <c:v>10075</c:v>
                </c:pt>
                <c:pt idx="556">
                  <c:v>10025</c:v>
                </c:pt>
                <c:pt idx="557">
                  <c:v>10000</c:v>
                </c:pt>
                <c:pt idx="558">
                  <c:v>10075</c:v>
                </c:pt>
                <c:pt idx="559">
                  <c:v>10100</c:v>
                </c:pt>
                <c:pt idx="560">
                  <c:v>10100</c:v>
                </c:pt>
                <c:pt idx="561">
                  <c:v>10100</c:v>
                </c:pt>
                <c:pt idx="562">
                  <c:v>10100</c:v>
                </c:pt>
                <c:pt idx="563">
                  <c:v>10100</c:v>
                </c:pt>
                <c:pt idx="564">
                  <c:v>10100</c:v>
                </c:pt>
                <c:pt idx="565">
                  <c:v>10150</c:v>
                </c:pt>
                <c:pt idx="566">
                  <c:v>10100</c:v>
                </c:pt>
                <c:pt idx="567">
                  <c:v>10100</c:v>
                </c:pt>
                <c:pt idx="568">
                  <c:v>10125</c:v>
                </c:pt>
                <c:pt idx="569">
                  <c:v>10100</c:v>
                </c:pt>
                <c:pt idx="570">
                  <c:v>10100</c:v>
                </c:pt>
                <c:pt idx="571">
                  <c:v>10100</c:v>
                </c:pt>
                <c:pt idx="572">
                  <c:v>10150</c:v>
                </c:pt>
                <c:pt idx="573">
                  <c:v>10200</c:v>
                </c:pt>
                <c:pt idx="574">
                  <c:v>10200</c:v>
                </c:pt>
                <c:pt idx="575">
                  <c:v>10100</c:v>
                </c:pt>
                <c:pt idx="576">
                  <c:v>10125</c:v>
                </c:pt>
                <c:pt idx="577">
                  <c:v>10100</c:v>
                </c:pt>
                <c:pt idx="578">
                  <c:v>10100</c:v>
                </c:pt>
                <c:pt idx="579">
                  <c:v>9945</c:v>
                </c:pt>
                <c:pt idx="580">
                  <c:v>9682.5</c:v>
                </c:pt>
                <c:pt idx="581">
                  <c:v>9402.5</c:v>
                </c:pt>
                <c:pt idx="582">
                  <c:v>9462.5</c:v>
                </c:pt>
                <c:pt idx="583">
                  <c:v>9917.5</c:v>
                </c:pt>
                <c:pt idx="584">
                  <c:v>11000</c:v>
                </c:pt>
                <c:pt idx="585">
                  <c:v>12750</c:v>
                </c:pt>
                <c:pt idx="586">
                  <c:v>14500</c:v>
                </c:pt>
                <c:pt idx="587">
                  <c:v>15625</c:v>
                </c:pt>
                <c:pt idx="588">
                  <c:v>16050</c:v>
                </c:pt>
                <c:pt idx="589">
                  <c:v>16375</c:v>
                </c:pt>
                <c:pt idx="590">
                  <c:v>16625</c:v>
                </c:pt>
                <c:pt idx="591">
                  <c:v>16800</c:v>
                </c:pt>
                <c:pt idx="592">
                  <c:v>16925</c:v>
                </c:pt>
                <c:pt idx="593">
                  <c:v>17000</c:v>
                </c:pt>
                <c:pt idx="594">
                  <c:v>17100</c:v>
                </c:pt>
                <c:pt idx="595">
                  <c:v>17100</c:v>
                </c:pt>
                <c:pt idx="596">
                  <c:v>17150</c:v>
                </c:pt>
                <c:pt idx="597">
                  <c:v>17150</c:v>
                </c:pt>
                <c:pt idx="598">
                  <c:v>17050</c:v>
                </c:pt>
                <c:pt idx="599">
                  <c:v>16525</c:v>
                </c:pt>
                <c:pt idx="600">
                  <c:v>15450</c:v>
                </c:pt>
                <c:pt idx="601">
                  <c:v>13950</c:v>
                </c:pt>
                <c:pt idx="602">
                  <c:v>12475</c:v>
                </c:pt>
                <c:pt idx="603">
                  <c:v>11200</c:v>
                </c:pt>
                <c:pt idx="604">
                  <c:v>10300</c:v>
                </c:pt>
                <c:pt idx="605">
                  <c:v>9710</c:v>
                </c:pt>
                <c:pt idx="606">
                  <c:v>9537.5</c:v>
                </c:pt>
                <c:pt idx="607">
                  <c:v>9842.5</c:v>
                </c:pt>
                <c:pt idx="608">
                  <c:v>10825</c:v>
                </c:pt>
                <c:pt idx="609">
                  <c:v>12100</c:v>
                </c:pt>
                <c:pt idx="610">
                  <c:v>13475</c:v>
                </c:pt>
                <c:pt idx="611">
                  <c:v>14650</c:v>
                </c:pt>
                <c:pt idx="612">
                  <c:v>15550</c:v>
                </c:pt>
                <c:pt idx="613">
                  <c:v>16050</c:v>
                </c:pt>
                <c:pt idx="614">
                  <c:v>16450</c:v>
                </c:pt>
                <c:pt idx="615">
                  <c:v>16500</c:v>
                </c:pt>
                <c:pt idx="616">
                  <c:v>16625</c:v>
                </c:pt>
                <c:pt idx="617">
                  <c:v>16675</c:v>
                </c:pt>
                <c:pt idx="618">
                  <c:v>16675</c:v>
                </c:pt>
                <c:pt idx="619">
                  <c:v>16700</c:v>
                </c:pt>
                <c:pt idx="620">
                  <c:v>16700</c:v>
                </c:pt>
                <c:pt idx="621">
                  <c:v>16675</c:v>
                </c:pt>
                <c:pt idx="622">
                  <c:v>16750</c:v>
                </c:pt>
                <c:pt idx="623">
                  <c:v>16525</c:v>
                </c:pt>
                <c:pt idx="624">
                  <c:v>15825</c:v>
                </c:pt>
                <c:pt idx="625">
                  <c:v>14500</c:v>
                </c:pt>
                <c:pt idx="626">
                  <c:v>13075</c:v>
                </c:pt>
                <c:pt idx="627">
                  <c:v>11775</c:v>
                </c:pt>
                <c:pt idx="628">
                  <c:v>10725</c:v>
                </c:pt>
                <c:pt idx="629">
                  <c:v>9975</c:v>
                </c:pt>
                <c:pt idx="630">
                  <c:v>9740</c:v>
                </c:pt>
                <c:pt idx="631">
                  <c:v>10027.5</c:v>
                </c:pt>
                <c:pt idx="632">
                  <c:v>11050</c:v>
                </c:pt>
                <c:pt idx="633">
                  <c:v>12350</c:v>
                </c:pt>
                <c:pt idx="634">
                  <c:v>13675</c:v>
                </c:pt>
                <c:pt idx="635">
                  <c:v>14550</c:v>
                </c:pt>
                <c:pt idx="636">
                  <c:v>15275</c:v>
                </c:pt>
                <c:pt idx="637">
                  <c:v>15925</c:v>
                </c:pt>
                <c:pt idx="638">
                  <c:v>16450</c:v>
                </c:pt>
                <c:pt idx="639">
                  <c:v>16675</c:v>
                </c:pt>
                <c:pt idx="640">
                  <c:v>16800</c:v>
                </c:pt>
                <c:pt idx="641">
                  <c:v>16825</c:v>
                </c:pt>
                <c:pt idx="642">
                  <c:v>16925</c:v>
                </c:pt>
                <c:pt idx="643">
                  <c:v>16875</c:v>
                </c:pt>
                <c:pt idx="644">
                  <c:v>16900</c:v>
                </c:pt>
                <c:pt idx="645">
                  <c:v>16950</c:v>
                </c:pt>
                <c:pt idx="646">
                  <c:v>16925</c:v>
                </c:pt>
                <c:pt idx="647">
                  <c:v>16475</c:v>
                </c:pt>
                <c:pt idx="648">
                  <c:v>15425</c:v>
                </c:pt>
                <c:pt idx="649">
                  <c:v>13925</c:v>
                </c:pt>
                <c:pt idx="650">
                  <c:v>12500</c:v>
                </c:pt>
                <c:pt idx="651">
                  <c:v>11400</c:v>
                </c:pt>
                <c:pt idx="652">
                  <c:v>10475</c:v>
                </c:pt>
                <c:pt idx="653">
                  <c:v>9845</c:v>
                </c:pt>
                <c:pt idx="654">
                  <c:v>9670</c:v>
                </c:pt>
                <c:pt idx="655">
                  <c:v>9775</c:v>
                </c:pt>
                <c:pt idx="656">
                  <c:v>10450</c:v>
                </c:pt>
                <c:pt idx="657">
                  <c:v>11700</c:v>
                </c:pt>
                <c:pt idx="658">
                  <c:v>13350</c:v>
                </c:pt>
                <c:pt idx="659">
                  <c:v>14800</c:v>
                </c:pt>
                <c:pt idx="660">
                  <c:v>15775</c:v>
                </c:pt>
                <c:pt idx="661">
                  <c:v>16275</c:v>
                </c:pt>
                <c:pt idx="662">
                  <c:v>16575</c:v>
                </c:pt>
                <c:pt idx="663">
                  <c:v>16775</c:v>
                </c:pt>
                <c:pt idx="664">
                  <c:v>16850</c:v>
                </c:pt>
                <c:pt idx="665">
                  <c:v>16900</c:v>
                </c:pt>
                <c:pt idx="666">
                  <c:v>16975</c:v>
                </c:pt>
                <c:pt idx="667">
                  <c:v>16900</c:v>
                </c:pt>
                <c:pt idx="668">
                  <c:v>16875</c:v>
                </c:pt>
                <c:pt idx="669">
                  <c:v>16800</c:v>
                </c:pt>
                <c:pt idx="670">
                  <c:v>16775</c:v>
                </c:pt>
                <c:pt idx="671">
                  <c:v>16200</c:v>
                </c:pt>
                <c:pt idx="672">
                  <c:v>15150</c:v>
                </c:pt>
                <c:pt idx="673">
                  <c:v>13625</c:v>
                </c:pt>
                <c:pt idx="674">
                  <c:v>12325</c:v>
                </c:pt>
                <c:pt idx="675">
                  <c:v>11225</c:v>
                </c:pt>
                <c:pt idx="676">
                  <c:v>10400</c:v>
                </c:pt>
                <c:pt idx="677">
                  <c:v>9802.5</c:v>
                </c:pt>
                <c:pt idx="678">
                  <c:v>9667.5</c:v>
                </c:pt>
                <c:pt idx="679">
                  <c:v>10005</c:v>
                </c:pt>
                <c:pt idx="680">
                  <c:v>10975</c:v>
                </c:pt>
                <c:pt idx="681">
                  <c:v>12250</c:v>
                </c:pt>
                <c:pt idx="682">
                  <c:v>13550</c:v>
                </c:pt>
                <c:pt idx="683">
                  <c:v>14725</c:v>
                </c:pt>
                <c:pt idx="684">
                  <c:v>15625</c:v>
                </c:pt>
                <c:pt idx="685">
                  <c:v>16175</c:v>
                </c:pt>
                <c:pt idx="686">
                  <c:v>16425</c:v>
                </c:pt>
                <c:pt idx="687">
                  <c:v>16625</c:v>
                </c:pt>
                <c:pt idx="688">
                  <c:v>16700</c:v>
                </c:pt>
                <c:pt idx="689">
                  <c:v>16700</c:v>
                </c:pt>
                <c:pt idx="690">
                  <c:v>16750</c:v>
                </c:pt>
                <c:pt idx="691">
                  <c:v>16775</c:v>
                </c:pt>
                <c:pt idx="692">
                  <c:v>16750</c:v>
                </c:pt>
                <c:pt idx="693">
                  <c:v>16875</c:v>
                </c:pt>
                <c:pt idx="694">
                  <c:v>16900</c:v>
                </c:pt>
                <c:pt idx="695">
                  <c:v>16450</c:v>
                </c:pt>
                <c:pt idx="696">
                  <c:v>15425</c:v>
                </c:pt>
                <c:pt idx="697">
                  <c:v>13950</c:v>
                </c:pt>
                <c:pt idx="698">
                  <c:v>12575</c:v>
                </c:pt>
                <c:pt idx="699">
                  <c:v>11575</c:v>
                </c:pt>
                <c:pt idx="700">
                  <c:v>10925</c:v>
                </c:pt>
                <c:pt idx="701">
                  <c:v>10500</c:v>
                </c:pt>
                <c:pt idx="702">
                  <c:v>10275</c:v>
                </c:pt>
                <c:pt idx="703">
                  <c:v>10150</c:v>
                </c:pt>
                <c:pt idx="704">
                  <c:v>10100</c:v>
                </c:pt>
                <c:pt idx="705">
                  <c:v>10025</c:v>
                </c:pt>
                <c:pt idx="706">
                  <c:v>10000</c:v>
                </c:pt>
                <c:pt idx="707">
                  <c:v>10000</c:v>
                </c:pt>
                <c:pt idx="708">
                  <c:v>10000</c:v>
                </c:pt>
                <c:pt idx="709">
                  <c:v>10000</c:v>
                </c:pt>
                <c:pt idx="710">
                  <c:v>10000</c:v>
                </c:pt>
                <c:pt idx="711">
                  <c:v>10000</c:v>
                </c:pt>
                <c:pt idx="712">
                  <c:v>10000</c:v>
                </c:pt>
                <c:pt idx="713">
                  <c:v>10000</c:v>
                </c:pt>
                <c:pt idx="714">
                  <c:v>10000</c:v>
                </c:pt>
                <c:pt idx="715">
                  <c:v>10000</c:v>
                </c:pt>
                <c:pt idx="716">
                  <c:v>10000</c:v>
                </c:pt>
                <c:pt idx="717">
                  <c:v>10000</c:v>
                </c:pt>
                <c:pt idx="718">
                  <c:v>10000</c:v>
                </c:pt>
                <c:pt idx="719">
                  <c:v>10000</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1-E796-4D69-B299-51F9586E0B9E}"/>
            </c:ext>
          </c:extLst>
        </c:ser>
        <c:ser>
          <c:idx val="4"/>
          <c:order val="3"/>
          <c:tx>
            <c:strRef>
              <c:f>Flow!$D$1</c:f>
              <c:strCache>
                <c:ptCount val="1"/>
                <c:pt idx="0">
                  <c:v>Simulated (2 periods-4 to 9am &amp; 9-4am) and H.P Index 0.204</c:v>
                </c:pt>
              </c:strCache>
            </c:strRef>
          </c:tx>
          <c:spPr>
            <a:ln w="12700" cap="rnd">
              <a:solidFill>
                <a:srgbClr val="7030A0"/>
              </a:solidFill>
              <a:prstDash val="dash"/>
              <a:round/>
            </a:ln>
            <a:effectLst/>
          </c:spPr>
          <c:marker>
            <c:symbol val="none"/>
          </c:marker>
          <c:xVal>
            <c:numRef>
              <c:f>Flow!$C$2:$C$120</c:f>
              <c:numCache>
                <c:formatCode>m/d/yy\ h:mm;@</c:formatCode>
                <c:ptCount val="119"/>
                <c:pt idx="0">
                  <c:v>43252.166666666664</c:v>
                </c:pt>
                <c:pt idx="1">
                  <c:v>43252.375</c:v>
                </c:pt>
                <c:pt idx="2">
                  <c:v>43252.375</c:v>
                </c:pt>
                <c:pt idx="3">
                  <c:v>43253.166666666664</c:v>
                </c:pt>
                <c:pt idx="4">
                  <c:v>43253.166666666664</c:v>
                </c:pt>
                <c:pt idx="5">
                  <c:v>43253.375</c:v>
                </c:pt>
                <c:pt idx="6">
                  <c:v>43253.375</c:v>
                </c:pt>
                <c:pt idx="7">
                  <c:v>43254.166666666664</c:v>
                </c:pt>
                <c:pt idx="8">
                  <c:v>43254.166666666664</c:v>
                </c:pt>
                <c:pt idx="9">
                  <c:v>43254.375</c:v>
                </c:pt>
                <c:pt idx="10">
                  <c:v>43254.375</c:v>
                </c:pt>
                <c:pt idx="11">
                  <c:v>43255.166666666664</c:v>
                </c:pt>
                <c:pt idx="12">
                  <c:v>43255.166666666664</c:v>
                </c:pt>
                <c:pt idx="13">
                  <c:v>43255.375</c:v>
                </c:pt>
                <c:pt idx="14">
                  <c:v>43255.375</c:v>
                </c:pt>
                <c:pt idx="15">
                  <c:v>43256.166666666664</c:v>
                </c:pt>
                <c:pt idx="16">
                  <c:v>43256.166666666664</c:v>
                </c:pt>
                <c:pt idx="17">
                  <c:v>43256.375</c:v>
                </c:pt>
                <c:pt idx="18">
                  <c:v>43256.375</c:v>
                </c:pt>
                <c:pt idx="19">
                  <c:v>43257.166666666664</c:v>
                </c:pt>
                <c:pt idx="20">
                  <c:v>43257.166666666664</c:v>
                </c:pt>
                <c:pt idx="21">
                  <c:v>43257.375</c:v>
                </c:pt>
                <c:pt idx="22">
                  <c:v>43257.375</c:v>
                </c:pt>
                <c:pt idx="23">
                  <c:v>43258.166666666664</c:v>
                </c:pt>
                <c:pt idx="24">
                  <c:v>43258.166666666664</c:v>
                </c:pt>
                <c:pt idx="25">
                  <c:v>43258.375</c:v>
                </c:pt>
                <c:pt idx="26">
                  <c:v>43258.375</c:v>
                </c:pt>
                <c:pt idx="27">
                  <c:v>43259.166666666664</c:v>
                </c:pt>
                <c:pt idx="28">
                  <c:v>43259.166666666664</c:v>
                </c:pt>
                <c:pt idx="29">
                  <c:v>43259.375</c:v>
                </c:pt>
                <c:pt idx="30">
                  <c:v>43259.375</c:v>
                </c:pt>
                <c:pt idx="31">
                  <c:v>43260.166666666664</c:v>
                </c:pt>
                <c:pt idx="32">
                  <c:v>43260.166666666664</c:v>
                </c:pt>
                <c:pt idx="33">
                  <c:v>43260.375</c:v>
                </c:pt>
                <c:pt idx="34">
                  <c:v>43260.375</c:v>
                </c:pt>
                <c:pt idx="35">
                  <c:v>43261.166666666664</c:v>
                </c:pt>
                <c:pt idx="36">
                  <c:v>43261.166666666664</c:v>
                </c:pt>
                <c:pt idx="37">
                  <c:v>43261.375</c:v>
                </c:pt>
                <c:pt idx="38">
                  <c:v>43261.375</c:v>
                </c:pt>
                <c:pt idx="39">
                  <c:v>43262.166666666664</c:v>
                </c:pt>
                <c:pt idx="40">
                  <c:v>43262.166666666664</c:v>
                </c:pt>
                <c:pt idx="41">
                  <c:v>43262.375</c:v>
                </c:pt>
                <c:pt idx="42">
                  <c:v>43262.375</c:v>
                </c:pt>
                <c:pt idx="43">
                  <c:v>43263.166666666664</c:v>
                </c:pt>
                <c:pt idx="44">
                  <c:v>43263.166666666664</c:v>
                </c:pt>
                <c:pt idx="45">
                  <c:v>43263.375</c:v>
                </c:pt>
                <c:pt idx="46">
                  <c:v>43263.375</c:v>
                </c:pt>
                <c:pt idx="47">
                  <c:v>43264.166666666664</c:v>
                </c:pt>
                <c:pt idx="48">
                  <c:v>43264.166666666664</c:v>
                </c:pt>
                <c:pt idx="49">
                  <c:v>43264.375</c:v>
                </c:pt>
                <c:pt idx="50">
                  <c:v>43264.375</c:v>
                </c:pt>
                <c:pt idx="51">
                  <c:v>43265.166666666664</c:v>
                </c:pt>
                <c:pt idx="52">
                  <c:v>43265.166666666664</c:v>
                </c:pt>
                <c:pt idx="53">
                  <c:v>43265.375</c:v>
                </c:pt>
                <c:pt idx="54">
                  <c:v>43265.375</c:v>
                </c:pt>
                <c:pt idx="55">
                  <c:v>43266.166666666664</c:v>
                </c:pt>
                <c:pt idx="56">
                  <c:v>43266.166666666664</c:v>
                </c:pt>
                <c:pt idx="57">
                  <c:v>43266.375</c:v>
                </c:pt>
                <c:pt idx="58">
                  <c:v>43266.375</c:v>
                </c:pt>
                <c:pt idx="59">
                  <c:v>43267.166666666664</c:v>
                </c:pt>
                <c:pt idx="60">
                  <c:v>43267.166666666664</c:v>
                </c:pt>
                <c:pt idx="61">
                  <c:v>43267.375</c:v>
                </c:pt>
                <c:pt idx="62">
                  <c:v>43267.375</c:v>
                </c:pt>
                <c:pt idx="63">
                  <c:v>43268.166666666664</c:v>
                </c:pt>
                <c:pt idx="64">
                  <c:v>43268.166666666664</c:v>
                </c:pt>
                <c:pt idx="65">
                  <c:v>43268.375</c:v>
                </c:pt>
                <c:pt idx="66">
                  <c:v>43268.375</c:v>
                </c:pt>
                <c:pt idx="67">
                  <c:v>43269.166666666664</c:v>
                </c:pt>
                <c:pt idx="68">
                  <c:v>43269.166666666664</c:v>
                </c:pt>
                <c:pt idx="69">
                  <c:v>43269.375</c:v>
                </c:pt>
                <c:pt idx="70">
                  <c:v>43269.375</c:v>
                </c:pt>
                <c:pt idx="71">
                  <c:v>43270.166666666664</c:v>
                </c:pt>
                <c:pt idx="72">
                  <c:v>43270.166666666664</c:v>
                </c:pt>
                <c:pt idx="73">
                  <c:v>43270.375</c:v>
                </c:pt>
                <c:pt idx="74">
                  <c:v>43270.375</c:v>
                </c:pt>
                <c:pt idx="75">
                  <c:v>43271.166666666664</c:v>
                </c:pt>
                <c:pt idx="76">
                  <c:v>43271.166666666664</c:v>
                </c:pt>
                <c:pt idx="77">
                  <c:v>43271.375</c:v>
                </c:pt>
                <c:pt idx="78">
                  <c:v>43271.375</c:v>
                </c:pt>
                <c:pt idx="79">
                  <c:v>43272.166666666664</c:v>
                </c:pt>
                <c:pt idx="80">
                  <c:v>43272.166666666664</c:v>
                </c:pt>
                <c:pt idx="81">
                  <c:v>43272.375</c:v>
                </c:pt>
                <c:pt idx="82">
                  <c:v>43272.375</c:v>
                </c:pt>
                <c:pt idx="83">
                  <c:v>43273.166666666664</c:v>
                </c:pt>
                <c:pt idx="84">
                  <c:v>43273.166666666664</c:v>
                </c:pt>
                <c:pt idx="85">
                  <c:v>43273.375</c:v>
                </c:pt>
                <c:pt idx="86">
                  <c:v>43273.375</c:v>
                </c:pt>
                <c:pt idx="87">
                  <c:v>43274.166666666664</c:v>
                </c:pt>
                <c:pt idx="88">
                  <c:v>43274.166666666664</c:v>
                </c:pt>
                <c:pt idx="89">
                  <c:v>43274.375</c:v>
                </c:pt>
                <c:pt idx="90">
                  <c:v>43274.375</c:v>
                </c:pt>
                <c:pt idx="91">
                  <c:v>43275.166666666664</c:v>
                </c:pt>
                <c:pt idx="92">
                  <c:v>43275.166666666664</c:v>
                </c:pt>
                <c:pt idx="93">
                  <c:v>43275.375</c:v>
                </c:pt>
                <c:pt idx="94">
                  <c:v>43275.375</c:v>
                </c:pt>
                <c:pt idx="95">
                  <c:v>43276.166666666664</c:v>
                </c:pt>
                <c:pt idx="96">
                  <c:v>43276.166666666664</c:v>
                </c:pt>
                <c:pt idx="97">
                  <c:v>43276.375</c:v>
                </c:pt>
                <c:pt idx="98">
                  <c:v>43276.375</c:v>
                </c:pt>
                <c:pt idx="99">
                  <c:v>43277.166666666664</c:v>
                </c:pt>
                <c:pt idx="100">
                  <c:v>43277.166666666664</c:v>
                </c:pt>
                <c:pt idx="101">
                  <c:v>43277.375</c:v>
                </c:pt>
                <c:pt idx="102">
                  <c:v>43277.375</c:v>
                </c:pt>
                <c:pt idx="103">
                  <c:v>43278.166666666664</c:v>
                </c:pt>
                <c:pt idx="104">
                  <c:v>43278.166666666664</c:v>
                </c:pt>
                <c:pt idx="105">
                  <c:v>43278.375</c:v>
                </c:pt>
                <c:pt idx="106">
                  <c:v>43278.375</c:v>
                </c:pt>
                <c:pt idx="107">
                  <c:v>43279.166666666664</c:v>
                </c:pt>
                <c:pt idx="108">
                  <c:v>43279.166666666664</c:v>
                </c:pt>
                <c:pt idx="109">
                  <c:v>43279.375</c:v>
                </c:pt>
                <c:pt idx="110">
                  <c:v>43279.375</c:v>
                </c:pt>
                <c:pt idx="111">
                  <c:v>43280.166666666664</c:v>
                </c:pt>
                <c:pt idx="112">
                  <c:v>43280.166666666664</c:v>
                </c:pt>
                <c:pt idx="113">
                  <c:v>43280.375</c:v>
                </c:pt>
                <c:pt idx="114">
                  <c:v>43280.375</c:v>
                </c:pt>
                <c:pt idx="115">
                  <c:v>43281.166666666664</c:v>
                </c:pt>
                <c:pt idx="116">
                  <c:v>43281.166666666664</c:v>
                </c:pt>
                <c:pt idx="117">
                  <c:v>43281.375</c:v>
                </c:pt>
                <c:pt idx="118">
                  <c:v>43281.375</c:v>
                </c:pt>
              </c:numCache>
            </c:numRef>
          </c:xVal>
          <c:yVal>
            <c:numRef>
              <c:f>Flow!$D$2:$D$120</c:f>
              <c:numCache>
                <c:formatCode>General</c:formatCode>
                <c:ptCount val="119"/>
                <c:pt idx="0">
                  <c:v>10179.5</c:v>
                </c:pt>
                <c:pt idx="1">
                  <c:v>10179.5</c:v>
                </c:pt>
                <c:pt idx="2">
                  <c:v>15697.368421052601</c:v>
                </c:pt>
                <c:pt idx="3">
                  <c:v>15697.368421052601</c:v>
                </c:pt>
                <c:pt idx="4">
                  <c:v>10515</c:v>
                </c:pt>
                <c:pt idx="5">
                  <c:v>10515</c:v>
                </c:pt>
                <c:pt idx="6">
                  <c:v>10131.5789473684</c:v>
                </c:pt>
                <c:pt idx="7">
                  <c:v>10131.5789473684</c:v>
                </c:pt>
                <c:pt idx="8">
                  <c:v>10165</c:v>
                </c:pt>
                <c:pt idx="9">
                  <c:v>10165</c:v>
                </c:pt>
                <c:pt idx="10">
                  <c:v>10134.0789473684</c:v>
                </c:pt>
                <c:pt idx="11">
                  <c:v>10134.0789473684</c:v>
                </c:pt>
                <c:pt idx="12">
                  <c:v>9945</c:v>
                </c:pt>
                <c:pt idx="13">
                  <c:v>9945</c:v>
                </c:pt>
                <c:pt idx="14">
                  <c:v>15644.7368421053</c:v>
                </c:pt>
                <c:pt idx="15">
                  <c:v>15644.7368421053</c:v>
                </c:pt>
                <c:pt idx="16">
                  <c:v>10083.5</c:v>
                </c:pt>
                <c:pt idx="17">
                  <c:v>10083.5</c:v>
                </c:pt>
                <c:pt idx="18">
                  <c:v>15376.3157894737</c:v>
                </c:pt>
                <c:pt idx="19">
                  <c:v>15376.3157894737</c:v>
                </c:pt>
                <c:pt idx="20">
                  <c:v>10670</c:v>
                </c:pt>
                <c:pt idx="21">
                  <c:v>10670</c:v>
                </c:pt>
                <c:pt idx="22">
                  <c:v>15211.8421052632</c:v>
                </c:pt>
                <c:pt idx="23">
                  <c:v>15211.8421052632</c:v>
                </c:pt>
                <c:pt idx="24">
                  <c:v>9859</c:v>
                </c:pt>
                <c:pt idx="25">
                  <c:v>9859</c:v>
                </c:pt>
                <c:pt idx="26">
                  <c:v>15685.526315789501</c:v>
                </c:pt>
                <c:pt idx="27">
                  <c:v>15685.526315789501</c:v>
                </c:pt>
                <c:pt idx="28">
                  <c:v>10165</c:v>
                </c:pt>
                <c:pt idx="29">
                  <c:v>10165</c:v>
                </c:pt>
                <c:pt idx="30">
                  <c:v>15503.947368421101</c:v>
                </c:pt>
                <c:pt idx="31">
                  <c:v>15503.947368421101</c:v>
                </c:pt>
                <c:pt idx="32">
                  <c:v>10400</c:v>
                </c:pt>
                <c:pt idx="33">
                  <c:v>10400</c:v>
                </c:pt>
                <c:pt idx="34">
                  <c:v>10114.473684210499</c:v>
                </c:pt>
                <c:pt idx="35">
                  <c:v>10114.473684210499</c:v>
                </c:pt>
                <c:pt idx="36">
                  <c:v>10100</c:v>
                </c:pt>
                <c:pt idx="37">
                  <c:v>10100</c:v>
                </c:pt>
                <c:pt idx="38">
                  <c:v>10111.3157894737</c:v>
                </c:pt>
                <c:pt idx="39">
                  <c:v>10111.3157894737</c:v>
                </c:pt>
                <c:pt idx="40">
                  <c:v>9955</c:v>
                </c:pt>
                <c:pt idx="41">
                  <c:v>9955</c:v>
                </c:pt>
                <c:pt idx="42">
                  <c:v>15488.1578947368</c:v>
                </c:pt>
                <c:pt idx="43">
                  <c:v>15488.1578947368</c:v>
                </c:pt>
                <c:pt idx="44">
                  <c:v>11480</c:v>
                </c:pt>
                <c:pt idx="45">
                  <c:v>11480</c:v>
                </c:pt>
                <c:pt idx="46">
                  <c:v>15428.947368421101</c:v>
                </c:pt>
                <c:pt idx="47">
                  <c:v>15428.947368421101</c:v>
                </c:pt>
                <c:pt idx="48">
                  <c:v>10232.5</c:v>
                </c:pt>
                <c:pt idx="49">
                  <c:v>10232.5</c:v>
                </c:pt>
                <c:pt idx="50">
                  <c:v>15455.2631578947</c:v>
                </c:pt>
                <c:pt idx="51">
                  <c:v>15455.2631578947</c:v>
                </c:pt>
                <c:pt idx="52">
                  <c:v>10251</c:v>
                </c:pt>
                <c:pt idx="53">
                  <c:v>10251</c:v>
                </c:pt>
                <c:pt idx="54">
                  <c:v>15596.052631578899</c:v>
                </c:pt>
                <c:pt idx="55">
                  <c:v>15596.052631578899</c:v>
                </c:pt>
                <c:pt idx="56">
                  <c:v>10272</c:v>
                </c:pt>
                <c:pt idx="57">
                  <c:v>10272</c:v>
                </c:pt>
                <c:pt idx="58">
                  <c:v>15425</c:v>
                </c:pt>
                <c:pt idx="59">
                  <c:v>15425</c:v>
                </c:pt>
                <c:pt idx="60">
                  <c:v>10375</c:v>
                </c:pt>
                <c:pt idx="61">
                  <c:v>10375</c:v>
                </c:pt>
                <c:pt idx="62">
                  <c:v>10060.3947368421</c:v>
                </c:pt>
                <c:pt idx="63">
                  <c:v>10060.3947368421</c:v>
                </c:pt>
                <c:pt idx="64">
                  <c:v>9992.5</c:v>
                </c:pt>
                <c:pt idx="65">
                  <c:v>9992.5</c:v>
                </c:pt>
                <c:pt idx="66">
                  <c:v>9989.21052631579</c:v>
                </c:pt>
                <c:pt idx="67">
                  <c:v>9989.21052631579</c:v>
                </c:pt>
                <c:pt idx="68">
                  <c:v>9821</c:v>
                </c:pt>
                <c:pt idx="69">
                  <c:v>9821</c:v>
                </c:pt>
                <c:pt idx="70">
                  <c:v>15494.7368421053</c:v>
                </c:pt>
                <c:pt idx="71">
                  <c:v>15494.7368421053</c:v>
                </c:pt>
                <c:pt idx="72">
                  <c:v>10253</c:v>
                </c:pt>
                <c:pt idx="73">
                  <c:v>10253</c:v>
                </c:pt>
                <c:pt idx="74">
                  <c:v>15682.8947368421</c:v>
                </c:pt>
                <c:pt idx="75">
                  <c:v>15682.8947368421</c:v>
                </c:pt>
                <c:pt idx="76">
                  <c:v>10076.5</c:v>
                </c:pt>
                <c:pt idx="77">
                  <c:v>10076.5</c:v>
                </c:pt>
                <c:pt idx="78">
                  <c:v>15385.526315789501</c:v>
                </c:pt>
                <c:pt idx="79">
                  <c:v>15385.526315789501</c:v>
                </c:pt>
                <c:pt idx="80">
                  <c:v>10147</c:v>
                </c:pt>
                <c:pt idx="81">
                  <c:v>10147</c:v>
                </c:pt>
                <c:pt idx="82">
                  <c:v>15536.8421052632</c:v>
                </c:pt>
                <c:pt idx="83">
                  <c:v>15536.8421052632</c:v>
                </c:pt>
                <c:pt idx="84">
                  <c:v>10209</c:v>
                </c:pt>
                <c:pt idx="85">
                  <c:v>10209</c:v>
                </c:pt>
                <c:pt idx="86">
                  <c:v>15588.1578947368</c:v>
                </c:pt>
                <c:pt idx="87">
                  <c:v>15588.1578947368</c:v>
                </c:pt>
                <c:pt idx="88">
                  <c:v>10580</c:v>
                </c:pt>
                <c:pt idx="89">
                  <c:v>10580</c:v>
                </c:pt>
                <c:pt idx="90">
                  <c:v>10078.1578947368</c:v>
                </c:pt>
                <c:pt idx="91">
                  <c:v>10078.1578947368</c:v>
                </c:pt>
                <c:pt idx="92">
                  <c:v>10060</c:v>
                </c:pt>
                <c:pt idx="93">
                  <c:v>10060</c:v>
                </c:pt>
                <c:pt idx="94">
                  <c:v>10110.2631578947</c:v>
                </c:pt>
                <c:pt idx="95">
                  <c:v>10110.2631578947</c:v>
                </c:pt>
                <c:pt idx="96">
                  <c:v>9893</c:v>
                </c:pt>
                <c:pt idx="97">
                  <c:v>9893</c:v>
                </c:pt>
                <c:pt idx="98">
                  <c:v>15673.6842105263</c:v>
                </c:pt>
                <c:pt idx="99">
                  <c:v>15673.6842105263</c:v>
                </c:pt>
                <c:pt idx="100">
                  <c:v>10043</c:v>
                </c:pt>
                <c:pt idx="101">
                  <c:v>10043</c:v>
                </c:pt>
                <c:pt idx="102">
                  <c:v>15435.526315789501</c:v>
                </c:pt>
                <c:pt idx="103">
                  <c:v>15435.526315789501</c:v>
                </c:pt>
                <c:pt idx="104">
                  <c:v>10303.5</c:v>
                </c:pt>
                <c:pt idx="105">
                  <c:v>10303.5</c:v>
                </c:pt>
                <c:pt idx="106">
                  <c:v>15411.8421052632</c:v>
                </c:pt>
                <c:pt idx="107">
                  <c:v>15411.8421052632</c:v>
                </c:pt>
                <c:pt idx="108">
                  <c:v>10043</c:v>
                </c:pt>
                <c:pt idx="109">
                  <c:v>10043</c:v>
                </c:pt>
                <c:pt idx="110">
                  <c:v>15360.526315789501</c:v>
                </c:pt>
                <c:pt idx="111">
                  <c:v>15360.526315789501</c:v>
                </c:pt>
                <c:pt idx="112">
                  <c:v>10170</c:v>
                </c:pt>
                <c:pt idx="113">
                  <c:v>10170</c:v>
                </c:pt>
                <c:pt idx="114">
                  <c:v>15410.526315789501</c:v>
                </c:pt>
                <c:pt idx="115">
                  <c:v>15410.526315789501</c:v>
                </c:pt>
                <c:pt idx="116">
                  <c:v>10390</c:v>
                </c:pt>
                <c:pt idx="117">
                  <c:v>10390</c:v>
                </c:pt>
                <c:pt idx="118">
                  <c:v>10489.473684210499</c:v>
                </c:pt>
              </c:numCache>
            </c:numRef>
          </c:yVal>
          <c:smooth val="0"/>
          <c:extLst xmlns:c15="http://schemas.microsoft.com/office/drawing/2012/chart">
            <c:ext xmlns:c16="http://schemas.microsoft.com/office/drawing/2014/chart" uri="{C3380CC4-5D6E-409C-BE32-E72D297353CC}">
              <c16:uniqueId val="{00000002-E796-4D69-B299-51F9586E0B9E}"/>
            </c:ext>
          </c:extLst>
        </c:ser>
        <c:ser>
          <c:idx val="5"/>
          <c:order val="5"/>
          <c:tx>
            <c:strRef>
              <c:f>Flow!$F$1</c:f>
              <c:strCache>
                <c:ptCount val="1"/>
                <c:pt idx="0">
                  <c:v>Simulated (2 peiods- 0 to 8am &amp; 8am to 0) and H.P Index 0.194</c:v>
                </c:pt>
              </c:strCache>
            </c:strRef>
          </c:tx>
          <c:spPr>
            <a:ln w="12700" cap="rnd">
              <a:solidFill>
                <a:srgbClr val="FF0000"/>
              </a:solidFill>
              <a:round/>
            </a:ln>
            <a:effectLst/>
          </c:spPr>
          <c:marker>
            <c:symbol val="none"/>
          </c:marker>
          <c:xVal>
            <c:numRef>
              <c:f>Flow!$E$2:$E$120</c:f>
              <c:numCache>
                <c:formatCode>m/d/yy\ h:mm;@</c:formatCode>
                <c:ptCount val="119"/>
                <c:pt idx="0">
                  <c:v>43252</c:v>
                </c:pt>
                <c:pt idx="1">
                  <c:v>43252.333333333336</c:v>
                </c:pt>
                <c:pt idx="2">
                  <c:v>43252.333333333336</c:v>
                </c:pt>
                <c:pt idx="3">
                  <c:v>43253</c:v>
                </c:pt>
                <c:pt idx="4">
                  <c:v>43253</c:v>
                </c:pt>
                <c:pt idx="5">
                  <c:v>43253.333333333336</c:v>
                </c:pt>
                <c:pt idx="6">
                  <c:v>43253.333333333336</c:v>
                </c:pt>
                <c:pt idx="7">
                  <c:v>43254</c:v>
                </c:pt>
                <c:pt idx="8">
                  <c:v>43254</c:v>
                </c:pt>
                <c:pt idx="9">
                  <c:v>43254.333333333336</c:v>
                </c:pt>
                <c:pt idx="10">
                  <c:v>43254.333333333336</c:v>
                </c:pt>
                <c:pt idx="11">
                  <c:v>43255</c:v>
                </c:pt>
                <c:pt idx="12">
                  <c:v>43255</c:v>
                </c:pt>
                <c:pt idx="13">
                  <c:v>43255.333333333336</c:v>
                </c:pt>
                <c:pt idx="14">
                  <c:v>43255.333333333336</c:v>
                </c:pt>
                <c:pt idx="15">
                  <c:v>43256</c:v>
                </c:pt>
                <c:pt idx="16">
                  <c:v>43256</c:v>
                </c:pt>
                <c:pt idx="17">
                  <c:v>43256.333333333336</c:v>
                </c:pt>
                <c:pt idx="18">
                  <c:v>43256.333333333336</c:v>
                </c:pt>
                <c:pt idx="19">
                  <c:v>43257</c:v>
                </c:pt>
                <c:pt idx="20">
                  <c:v>43257</c:v>
                </c:pt>
                <c:pt idx="21">
                  <c:v>43257.333333333336</c:v>
                </c:pt>
                <c:pt idx="22">
                  <c:v>43257.333333333336</c:v>
                </c:pt>
                <c:pt idx="23">
                  <c:v>43258</c:v>
                </c:pt>
                <c:pt idx="24">
                  <c:v>43258</c:v>
                </c:pt>
                <c:pt idx="25">
                  <c:v>43258.333333333336</c:v>
                </c:pt>
                <c:pt idx="26">
                  <c:v>43258.333333333336</c:v>
                </c:pt>
                <c:pt idx="27">
                  <c:v>43259</c:v>
                </c:pt>
                <c:pt idx="28">
                  <c:v>43259</c:v>
                </c:pt>
                <c:pt idx="29">
                  <c:v>43259.333333333336</c:v>
                </c:pt>
                <c:pt idx="30">
                  <c:v>43259.333333333336</c:v>
                </c:pt>
                <c:pt idx="31">
                  <c:v>43260</c:v>
                </c:pt>
                <c:pt idx="32">
                  <c:v>43260</c:v>
                </c:pt>
                <c:pt idx="33">
                  <c:v>43260.333333333336</c:v>
                </c:pt>
                <c:pt idx="34">
                  <c:v>43260.333333333336</c:v>
                </c:pt>
                <c:pt idx="35">
                  <c:v>43261</c:v>
                </c:pt>
                <c:pt idx="36">
                  <c:v>43261</c:v>
                </c:pt>
                <c:pt idx="37">
                  <c:v>43261.333333333336</c:v>
                </c:pt>
                <c:pt idx="38">
                  <c:v>43261.333333333336</c:v>
                </c:pt>
                <c:pt idx="39">
                  <c:v>43262</c:v>
                </c:pt>
                <c:pt idx="40">
                  <c:v>43262</c:v>
                </c:pt>
                <c:pt idx="41">
                  <c:v>43262.333333333336</c:v>
                </c:pt>
                <c:pt idx="42">
                  <c:v>43262.333333333336</c:v>
                </c:pt>
                <c:pt idx="43">
                  <c:v>43263</c:v>
                </c:pt>
                <c:pt idx="44">
                  <c:v>43263</c:v>
                </c:pt>
                <c:pt idx="45">
                  <c:v>43263.333333333336</c:v>
                </c:pt>
                <c:pt idx="46">
                  <c:v>43263.333333333336</c:v>
                </c:pt>
                <c:pt idx="47">
                  <c:v>43264</c:v>
                </c:pt>
                <c:pt idx="48">
                  <c:v>43264</c:v>
                </c:pt>
                <c:pt idx="49">
                  <c:v>43264.333333333336</c:v>
                </c:pt>
                <c:pt idx="50">
                  <c:v>43264.333333333336</c:v>
                </c:pt>
                <c:pt idx="51">
                  <c:v>43265</c:v>
                </c:pt>
                <c:pt idx="52">
                  <c:v>43265</c:v>
                </c:pt>
                <c:pt idx="53">
                  <c:v>43265.333333333336</c:v>
                </c:pt>
                <c:pt idx="54">
                  <c:v>43265.333333333336</c:v>
                </c:pt>
                <c:pt idx="55">
                  <c:v>43266</c:v>
                </c:pt>
                <c:pt idx="56">
                  <c:v>43266</c:v>
                </c:pt>
                <c:pt idx="57">
                  <c:v>43266.333333333336</c:v>
                </c:pt>
                <c:pt idx="58">
                  <c:v>43266.333333333336</c:v>
                </c:pt>
                <c:pt idx="59">
                  <c:v>43267</c:v>
                </c:pt>
                <c:pt idx="60">
                  <c:v>43267</c:v>
                </c:pt>
                <c:pt idx="61">
                  <c:v>43267.333333333336</c:v>
                </c:pt>
                <c:pt idx="62">
                  <c:v>43267.333333333336</c:v>
                </c:pt>
                <c:pt idx="63">
                  <c:v>43268</c:v>
                </c:pt>
                <c:pt idx="64">
                  <c:v>43268</c:v>
                </c:pt>
                <c:pt idx="65">
                  <c:v>43268.333333333336</c:v>
                </c:pt>
                <c:pt idx="66">
                  <c:v>43268.333333333336</c:v>
                </c:pt>
                <c:pt idx="67">
                  <c:v>43269</c:v>
                </c:pt>
                <c:pt idx="68">
                  <c:v>43269</c:v>
                </c:pt>
                <c:pt idx="69">
                  <c:v>43269.333333333336</c:v>
                </c:pt>
                <c:pt idx="70">
                  <c:v>43269.333333333336</c:v>
                </c:pt>
                <c:pt idx="71">
                  <c:v>43270</c:v>
                </c:pt>
                <c:pt idx="72">
                  <c:v>43270</c:v>
                </c:pt>
                <c:pt idx="73">
                  <c:v>43270.333333333336</c:v>
                </c:pt>
                <c:pt idx="74">
                  <c:v>43270.333333333336</c:v>
                </c:pt>
                <c:pt idx="75">
                  <c:v>43271</c:v>
                </c:pt>
                <c:pt idx="76">
                  <c:v>43271</c:v>
                </c:pt>
                <c:pt idx="77">
                  <c:v>43271.333333333336</c:v>
                </c:pt>
                <c:pt idx="78">
                  <c:v>43271.333333333336</c:v>
                </c:pt>
                <c:pt idx="79">
                  <c:v>43272</c:v>
                </c:pt>
                <c:pt idx="80">
                  <c:v>43272</c:v>
                </c:pt>
                <c:pt idx="81">
                  <c:v>43272.333333333336</c:v>
                </c:pt>
                <c:pt idx="82">
                  <c:v>43272.333333333336</c:v>
                </c:pt>
                <c:pt idx="83">
                  <c:v>43273</c:v>
                </c:pt>
                <c:pt idx="84">
                  <c:v>43273</c:v>
                </c:pt>
                <c:pt idx="85">
                  <c:v>43273.333333333336</c:v>
                </c:pt>
                <c:pt idx="86">
                  <c:v>43273.333333333336</c:v>
                </c:pt>
                <c:pt idx="87">
                  <c:v>43274</c:v>
                </c:pt>
                <c:pt idx="88">
                  <c:v>43274</c:v>
                </c:pt>
                <c:pt idx="89">
                  <c:v>43274.333333333336</c:v>
                </c:pt>
                <c:pt idx="90">
                  <c:v>43274.333333333336</c:v>
                </c:pt>
                <c:pt idx="91">
                  <c:v>43275</c:v>
                </c:pt>
                <c:pt idx="92">
                  <c:v>43275</c:v>
                </c:pt>
                <c:pt idx="93">
                  <c:v>43275.333333333336</c:v>
                </c:pt>
                <c:pt idx="94">
                  <c:v>43275.333333333336</c:v>
                </c:pt>
                <c:pt idx="95">
                  <c:v>43276</c:v>
                </c:pt>
                <c:pt idx="96">
                  <c:v>43276</c:v>
                </c:pt>
                <c:pt idx="97">
                  <c:v>43276.333333333336</c:v>
                </c:pt>
                <c:pt idx="98">
                  <c:v>43276.333333333336</c:v>
                </c:pt>
                <c:pt idx="99">
                  <c:v>43277</c:v>
                </c:pt>
                <c:pt idx="100">
                  <c:v>43277</c:v>
                </c:pt>
                <c:pt idx="101">
                  <c:v>43277.333333333336</c:v>
                </c:pt>
                <c:pt idx="102">
                  <c:v>43277.333333333336</c:v>
                </c:pt>
                <c:pt idx="103">
                  <c:v>43278</c:v>
                </c:pt>
                <c:pt idx="104">
                  <c:v>43278</c:v>
                </c:pt>
                <c:pt idx="105">
                  <c:v>43278.333333333336</c:v>
                </c:pt>
                <c:pt idx="106">
                  <c:v>43278.333333333336</c:v>
                </c:pt>
                <c:pt idx="107">
                  <c:v>43279</c:v>
                </c:pt>
                <c:pt idx="108">
                  <c:v>43279</c:v>
                </c:pt>
                <c:pt idx="109">
                  <c:v>43279.333333333336</c:v>
                </c:pt>
                <c:pt idx="110">
                  <c:v>43279.333333333336</c:v>
                </c:pt>
                <c:pt idx="111">
                  <c:v>43280</c:v>
                </c:pt>
                <c:pt idx="112">
                  <c:v>43280</c:v>
                </c:pt>
                <c:pt idx="113">
                  <c:v>43280.333333333336</c:v>
                </c:pt>
                <c:pt idx="114">
                  <c:v>43280.333333333336</c:v>
                </c:pt>
                <c:pt idx="115">
                  <c:v>43281</c:v>
                </c:pt>
                <c:pt idx="116">
                  <c:v>43281</c:v>
                </c:pt>
                <c:pt idx="117">
                  <c:v>43281.333333333336</c:v>
                </c:pt>
                <c:pt idx="118">
                  <c:v>43281.333333333336</c:v>
                </c:pt>
              </c:numCache>
            </c:numRef>
          </c:xVal>
          <c:yVal>
            <c:numRef>
              <c:f>Flow!$F$2:$F$120</c:f>
              <c:numCache>
                <c:formatCode>General</c:formatCode>
                <c:ptCount val="119"/>
                <c:pt idx="0">
                  <c:v>11112.1875</c:v>
                </c:pt>
                <c:pt idx="1">
                  <c:v>11112.1875</c:v>
                </c:pt>
                <c:pt idx="2">
                  <c:v>15985.9375</c:v>
                </c:pt>
                <c:pt idx="3">
                  <c:v>15985.9375</c:v>
                </c:pt>
                <c:pt idx="4">
                  <c:v>12012.5</c:v>
                </c:pt>
                <c:pt idx="5">
                  <c:v>12012.5</c:v>
                </c:pt>
                <c:pt idx="6">
                  <c:v>10132.8125</c:v>
                </c:pt>
                <c:pt idx="7">
                  <c:v>10132.8125</c:v>
                </c:pt>
                <c:pt idx="8">
                  <c:v>10153.125</c:v>
                </c:pt>
                <c:pt idx="9">
                  <c:v>10153.125</c:v>
                </c:pt>
                <c:pt idx="10">
                  <c:v>10143.75</c:v>
                </c:pt>
                <c:pt idx="11">
                  <c:v>10143.75</c:v>
                </c:pt>
                <c:pt idx="12">
                  <c:v>9902.8125</c:v>
                </c:pt>
                <c:pt idx="13">
                  <c:v>9902.8125</c:v>
                </c:pt>
                <c:pt idx="14">
                  <c:v>15932.8125</c:v>
                </c:pt>
                <c:pt idx="15">
                  <c:v>15932.8125</c:v>
                </c:pt>
                <c:pt idx="16">
                  <c:v>11627.1875</c:v>
                </c:pt>
                <c:pt idx="17">
                  <c:v>11627.1875</c:v>
                </c:pt>
                <c:pt idx="18">
                  <c:v>15578.125</c:v>
                </c:pt>
                <c:pt idx="19">
                  <c:v>15578.125</c:v>
                </c:pt>
                <c:pt idx="20">
                  <c:v>12015.625</c:v>
                </c:pt>
                <c:pt idx="21">
                  <c:v>12015.625</c:v>
                </c:pt>
                <c:pt idx="22">
                  <c:v>15440.625</c:v>
                </c:pt>
                <c:pt idx="23">
                  <c:v>15440.625</c:v>
                </c:pt>
                <c:pt idx="24">
                  <c:v>11479.0625</c:v>
                </c:pt>
                <c:pt idx="25">
                  <c:v>11479.0625</c:v>
                </c:pt>
                <c:pt idx="26">
                  <c:v>15657.03125</c:v>
                </c:pt>
                <c:pt idx="27">
                  <c:v>15657.03125</c:v>
                </c:pt>
                <c:pt idx="28">
                  <c:v>12286.5625</c:v>
                </c:pt>
                <c:pt idx="29">
                  <c:v>12286.5625</c:v>
                </c:pt>
                <c:pt idx="30">
                  <c:v>15711.40625</c:v>
                </c:pt>
                <c:pt idx="31">
                  <c:v>15711.40625</c:v>
                </c:pt>
                <c:pt idx="32">
                  <c:v>11918.75</c:v>
                </c:pt>
                <c:pt idx="33">
                  <c:v>11918.75</c:v>
                </c:pt>
                <c:pt idx="34">
                  <c:v>10129.6875</c:v>
                </c:pt>
                <c:pt idx="35">
                  <c:v>10129.6875</c:v>
                </c:pt>
                <c:pt idx="36">
                  <c:v>10078.125</c:v>
                </c:pt>
                <c:pt idx="37">
                  <c:v>10078.125</c:v>
                </c:pt>
                <c:pt idx="38">
                  <c:v>10139.0625</c:v>
                </c:pt>
                <c:pt idx="39">
                  <c:v>10139.0625</c:v>
                </c:pt>
                <c:pt idx="40">
                  <c:v>9820.625</c:v>
                </c:pt>
                <c:pt idx="41">
                  <c:v>9820.625</c:v>
                </c:pt>
                <c:pt idx="42">
                  <c:v>15621.875</c:v>
                </c:pt>
                <c:pt idx="43">
                  <c:v>15621.875</c:v>
                </c:pt>
                <c:pt idx="44">
                  <c:v>12606.25</c:v>
                </c:pt>
                <c:pt idx="45">
                  <c:v>12606.25</c:v>
                </c:pt>
                <c:pt idx="46">
                  <c:v>15828.125</c:v>
                </c:pt>
                <c:pt idx="47">
                  <c:v>15828.125</c:v>
                </c:pt>
                <c:pt idx="48">
                  <c:v>11501.5625</c:v>
                </c:pt>
                <c:pt idx="49">
                  <c:v>11501.5625</c:v>
                </c:pt>
                <c:pt idx="50">
                  <c:v>15723.4375</c:v>
                </c:pt>
                <c:pt idx="51">
                  <c:v>15723.4375</c:v>
                </c:pt>
                <c:pt idx="52">
                  <c:v>11688.125</c:v>
                </c:pt>
                <c:pt idx="53">
                  <c:v>11688.125</c:v>
                </c:pt>
                <c:pt idx="54">
                  <c:v>15878.125</c:v>
                </c:pt>
                <c:pt idx="55">
                  <c:v>15878.125</c:v>
                </c:pt>
                <c:pt idx="56">
                  <c:v>11701.25</c:v>
                </c:pt>
                <c:pt idx="57">
                  <c:v>11701.25</c:v>
                </c:pt>
                <c:pt idx="58">
                  <c:v>15667.1875</c:v>
                </c:pt>
                <c:pt idx="59">
                  <c:v>15667.1875</c:v>
                </c:pt>
                <c:pt idx="60">
                  <c:v>11893.75</c:v>
                </c:pt>
                <c:pt idx="61">
                  <c:v>11893.75</c:v>
                </c:pt>
                <c:pt idx="62">
                  <c:v>10057.8125</c:v>
                </c:pt>
                <c:pt idx="63">
                  <c:v>10057.8125</c:v>
                </c:pt>
                <c:pt idx="64">
                  <c:v>10036.875</c:v>
                </c:pt>
                <c:pt idx="65">
                  <c:v>10036.875</c:v>
                </c:pt>
                <c:pt idx="66">
                  <c:v>9990.46875</c:v>
                </c:pt>
                <c:pt idx="67">
                  <c:v>9990.46875</c:v>
                </c:pt>
                <c:pt idx="68">
                  <c:v>9774.0625</c:v>
                </c:pt>
                <c:pt idx="69">
                  <c:v>9774.0625</c:v>
                </c:pt>
                <c:pt idx="70">
                  <c:v>15776.5625</c:v>
                </c:pt>
                <c:pt idx="71">
                  <c:v>15776.5625</c:v>
                </c:pt>
                <c:pt idx="72">
                  <c:v>11620.625</c:v>
                </c:pt>
                <c:pt idx="73">
                  <c:v>11620.625</c:v>
                </c:pt>
                <c:pt idx="74">
                  <c:v>15931.25</c:v>
                </c:pt>
                <c:pt idx="75">
                  <c:v>15931.25</c:v>
                </c:pt>
                <c:pt idx="76">
                  <c:v>11769.6875</c:v>
                </c:pt>
                <c:pt idx="77">
                  <c:v>11769.6875</c:v>
                </c:pt>
                <c:pt idx="78">
                  <c:v>15610.9375</c:v>
                </c:pt>
                <c:pt idx="79">
                  <c:v>15610.9375</c:v>
                </c:pt>
                <c:pt idx="80">
                  <c:v>11582.5</c:v>
                </c:pt>
                <c:pt idx="81">
                  <c:v>11582.5</c:v>
                </c:pt>
                <c:pt idx="82">
                  <c:v>15826.5625</c:v>
                </c:pt>
                <c:pt idx="83">
                  <c:v>15826.5625</c:v>
                </c:pt>
                <c:pt idx="84">
                  <c:v>11630.625</c:v>
                </c:pt>
                <c:pt idx="85">
                  <c:v>11630.625</c:v>
                </c:pt>
                <c:pt idx="86">
                  <c:v>15867.1875</c:v>
                </c:pt>
                <c:pt idx="87">
                  <c:v>15867.1875</c:v>
                </c:pt>
                <c:pt idx="88">
                  <c:v>11996.875</c:v>
                </c:pt>
                <c:pt idx="89">
                  <c:v>11996.875</c:v>
                </c:pt>
                <c:pt idx="90">
                  <c:v>10086.5625</c:v>
                </c:pt>
                <c:pt idx="91">
                  <c:v>10086.5625</c:v>
                </c:pt>
                <c:pt idx="92">
                  <c:v>10068.75</c:v>
                </c:pt>
                <c:pt idx="93">
                  <c:v>10068.75</c:v>
                </c:pt>
                <c:pt idx="94">
                  <c:v>10120.3125</c:v>
                </c:pt>
                <c:pt idx="95">
                  <c:v>10120.3125</c:v>
                </c:pt>
                <c:pt idx="96">
                  <c:v>9841.875</c:v>
                </c:pt>
                <c:pt idx="97">
                  <c:v>9841.875</c:v>
                </c:pt>
                <c:pt idx="98">
                  <c:v>15982.8125</c:v>
                </c:pt>
                <c:pt idx="99">
                  <c:v>15982.8125</c:v>
                </c:pt>
                <c:pt idx="100">
                  <c:v>11558.125</c:v>
                </c:pt>
                <c:pt idx="101">
                  <c:v>11558.125</c:v>
                </c:pt>
                <c:pt idx="102">
                  <c:v>15557.8125</c:v>
                </c:pt>
                <c:pt idx="103">
                  <c:v>15557.8125</c:v>
                </c:pt>
                <c:pt idx="104">
                  <c:v>11955.3125</c:v>
                </c:pt>
                <c:pt idx="105">
                  <c:v>11955.3125</c:v>
                </c:pt>
                <c:pt idx="106">
                  <c:v>15664.0625</c:v>
                </c:pt>
                <c:pt idx="107">
                  <c:v>15664.0625</c:v>
                </c:pt>
                <c:pt idx="108">
                  <c:v>11626.875</c:v>
                </c:pt>
                <c:pt idx="109">
                  <c:v>11626.875</c:v>
                </c:pt>
                <c:pt idx="110">
                  <c:v>15623.4375</c:v>
                </c:pt>
                <c:pt idx="111">
                  <c:v>15623.4375</c:v>
                </c:pt>
                <c:pt idx="112">
                  <c:v>11525</c:v>
                </c:pt>
                <c:pt idx="113">
                  <c:v>11525</c:v>
                </c:pt>
                <c:pt idx="114">
                  <c:v>15640.625</c:v>
                </c:pt>
                <c:pt idx="115">
                  <c:v>15640.625</c:v>
                </c:pt>
                <c:pt idx="116">
                  <c:v>11921.875</c:v>
                </c:pt>
                <c:pt idx="117">
                  <c:v>11921.875</c:v>
                </c:pt>
                <c:pt idx="118">
                  <c:v>10007.8125</c:v>
                </c:pt>
              </c:numCache>
            </c:numRef>
          </c:yVal>
          <c:smooth val="0"/>
          <c:extLst>
            <c:ext xmlns:c16="http://schemas.microsoft.com/office/drawing/2014/chart" uri="{C3380CC4-5D6E-409C-BE32-E72D297353CC}">
              <c16:uniqueId val="{00000003-E796-4D69-B299-51F9586E0B9E}"/>
            </c:ext>
          </c:extLst>
        </c:ser>
        <c:dLbls>
          <c:showLegendKey val="0"/>
          <c:showVal val="0"/>
          <c:showCatName val="0"/>
          <c:showSerName val="0"/>
          <c:showPercent val="0"/>
          <c:showBubbleSize val="0"/>
        </c:dLbls>
        <c:axId val="1736376735"/>
        <c:axId val="1564757407"/>
        <c:extLst>
          <c:ext xmlns:c15="http://schemas.microsoft.com/office/drawing/2012/chart" uri="{02D57815-91ED-43cb-92C2-25804820EDAC}">
            <c15:filteredScatterSeries>
              <c15:ser>
                <c:idx val="1"/>
                <c:order val="2"/>
                <c:tx>
                  <c:strRef>
                    <c:extLst>
                      <c:ext uri="{02D57815-91ED-43cb-92C2-25804820EDAC}">
                        <c15:formulaRef>
                          <c15:sqref>Flow!$B$1</c15:sqref>
                        </c15:formulaRef>
                      </c:ext>
                    </c:extLst>
                    <c:strCache>
                      <c:ptCount val="1"/>
                      <c:pt idx="0">
                        <c:v>Simulated (2 periods-9 to 22&amp; 22-9) and H.P Index 0.187</c:v>
                      </c:pt>
                    </c:strCache>
                  </c:strRef>
                </c:tx>
                <c:spPr>
                  <a:ln w="38100" cap="rnd">
                    <a:solidFill>
                      <a:schemeClr val="accent2"/>
                    </a:solidFill>
                    <a:round/>
                  </a:ln>
                  <a:effectLst/>
                </c:spPr>
                <c:marker>
                  <c:symbol val="circle"/>
                  <c:size val="5"/>
                  <c:spPr>
                    <a:solidFill>
                      <a:schemeClr val="accent2"/>
                    </a:solidFill>
                    <a:ln w="9525">
                      <a:solidFill>
                        <a:schemeClr val="accent2"/>
                      </a:solidFill>
                    </a:ln>
                    <a:effectLst/>
                  </c:spPr>
                </c:marker>
                <c:xVal>
                  <c:numRef>
                    <c:extLst>
                      <c:ext uri="{02D57815-91ED-43cb-92C2-25804820EDAC}">
                        <c15:formulaRef>
                          <c15:sqref>Flow!$A$2:$A$120</c15:sqref>
                        </c15:formulaRef>
                      </c:ext>
                    </c:extLst>
                    <c:numCache>
                      <c:formatCode>m/d/yy\ h:mm;@</c:formatCode>
                      <c:ptCount val="119"/>
                      <c:pt idx="0">
                        <c:v>43252.375</c:v>
                      </c:pt>
                      <c:pt idx="1">
                        <c:v>43252.916666666664</c:v>
                      </c:pt>
                      <c:pt idx="2">
                        <c:v>43252.916666666664</c:v>
                      </c:pt>
                      <c:pt idx="3">
                        <c:v>43253.375</c:v>
                      </c:pt>
                      <c:pt idx="4">
                        <c:v>43253.375</c:v>
                      </c:pt>
                      <c:pt idx="5">
                        <c:v>43253.916666666664</c:v>
                      </c:pt>
                      <c:pt idx="6">
                        <c:v>43253.916666666664</c:v>
                      </c:pt>
                      <c:pt idx="7">
                        <c:v>43254.375</c:v>
                      </c:pt>
                      <c:pt idx="8">
                        <c:v>43254.375</c:v>
                      </c:pt>
                      <c:pt idx="9">
                        <c:v>43254.916666666664</c:v>
                      </c:pt>
                      <c:pt idx="10">
                        <c:v>43254.916666666664</c:v>
                      </c:pt>
                      <c:pt idx="11">
                        <c:v>43255.375</c:v>
                      </c:pt>
                      <c:pt idx="12">
                        <c:v>43255.375</c:v>
                      </c:pt>
                      <c:pt idx="13">
                        <c:v>43255.916666666664</c:v>
                      </c:pt>
                      <c:pt idx="14">
                        <c:v>43255.916666666664</c:v>
                      </c:pt>
                      <c:pt idx="15">
                        <c:v>43256.375</c:v>
                      </c:pt>
                      <c:pt idx="16">
                        <c:v>43256.375</c:v>
                      </c:pt>
                      <c:pt idx="17">
                        <c:v>43256.916666666664</c:v>
                      </c:pt>
                      <c:pt idx="18">
                        <c:v>43256.916666666664</c:v>
                      </c:pt>
                      <c:pt idx="19">
                        <c:v>43257.375</c:v>
                      </c:pt>
                      <c:pt idx="20">
                        <c:v>43257.375</c:v>
                      </c:pt>
                      <c:pt idx="21">
                        <c:v>43257.916666666664</c:v>
                      </c:pt>
                      <c:pt idx="22">
                        <c:v>43257.916666666664</c:v>
                      </c:pt>
                      <c:pt idx="23">
                        <c:v>43258.375</c:v>
                      </c:pt>
                      <c:pt idx="24">
                        <c:v>43258.375</c:v>
                      </c:pt>
                      <c:pt idx="25">
                        <c:v>43258.916666666664</c:v>
                      </c:pt>
                      <c:pt idx="26">
                        <c:v>43258.916666666664</c:v>
                      </c:pt>
                      <c:pt idx="27">
                        <c:v>43259.375</c:v>
                      </c:pt>
                      <c:pt idx="28">
                        <c:v>43259.375</c:v>
                      </c:pt>
                      <c:pt idx="29">
                        <c:v>43259.916666666664</c:v>
                      </c:pt>
                      <c:pt idx="30">
                        <c:v>43259.916666666664</c:v>
                      </c:pt>
                      <c:pt idx="31">
                        <c:v>43260.375</c:v>
                      </c:pt>
                      <c:pt idx="32">
                        <c:v>43260.375</c:v>
                      </c:pt>
                      <c:pt idx="33">
                        <c:v>43260.916666666664</c:v>
                      </c:pt>
                      <c:pt idx="34">
                        <c:v>43260.916666666664</c:v>
                      </c:pt>
                      <c:pt idx="35">
                        <c:v>43261.375</c:v>
                      </c:pt>
                      <c:pt idx="36">
                        <c:v>43261.375</c:v>
                      </c:pt>
                      <c:pt idx="37">
                        <c:v>43261.916666666664</c:v>
                      </c:pt>
                      <c:pt idx="38">
                        <c:v>43261.916666666664</c:v>
                      </c:pt>
                      <c:pt idx="39">
                        <c:v>43262.375</c:v>
                      </c:pt>
                      <c:pt idx="40">
                        <c:v>43262.375</c:v>
                      </c:pt>
                      <c:pt idx="41">
                        <c:v>43262.916666666664</c:v>
                      </c:pt>
                      <c:pt idx="42">
                        <c:v>43262.916666666664</c:v>
                      </c:pt>
                      <c:pt idx="43">
                        <c:v>43263.375</c:v>
                      </c:pt>
                      <c:pt idx="44">
                        <c:v>43263.375</c:v>
                      </c:pt>
                      <c:pt idx="45">
                        <c:v>43263.916666666664</c:v>
                      </c:pt>
                      <c:pt idx="46">
                        <c:v>43263.916666666664</c:v>
                      </c:pt>
                      <c:pt idx="47">
                        <c:v>43264.375</c:v>
                      </c:pt>
                      <c:pt idx="48">
                        <c:v>43264.375</c:v>
                      </c:pt>
                      <c:pt idx="49">
                        <c:v>43264.916666666664</c:v>
                      </c:pt>
                      <c:pt idx="50">
                        <c:v>43264.916666666664</c:v>
                      </c:pt>
                      <c:pt idx="51">
                        <c:v>43265.375</c:v>
                      </c:pt>
                      <c:pt idx="52">
                        <c:v>43265.375</c:v>
                      </c:pt>
                      <c:pt idx="53">
                        <c:v>43265.916666666664</c:v>
                      </c:pt>
                      <c:pt idx="54">
                        <c:v>43265.916666666664</c:v>
                      </c:pt>
                      <c:pt idx="55">
                        <c:v>43266.375</c:v>
                      </c:pt>
                      <c:pt idx="56">
                        <c:v>43266.375</c:v>
                      </c:pt>
                      <c:pt idx="57">
                        <c:v>43266.916666666664</c:v>
                      </c:pt>
                      <c:pt idx="58">
                        <c:v>43266.916666666664</c:v>
                      </c:pt>
                      <c:pt idx="59">
                        <c:v>43267.375</c:v>
                      </c:pt>
                      <c:pt idx="60">
                        <c:v>43267.375</c:v>
                      </c:pt>
                      <c:pt idx="61">
                        <c:v>43267.916666666664</c:v>
                      </c:pt>
                      <c:pt idx="62">
                        <c:v>43267.916666666664</c:v>
                      </c:pt>
                      <c:pt idx="63">
                        <c:v>43268.375</c:v>
                      </c:pt>
                      <c:pt idx="64">
                        <c:v>43268.375</c:v>
                      </c:pt>
                      <c:pt idx="65">
                        <c:v>43268.916666666664</c:v>
                      </c:pt>
                      <c:pt idx="66">
                        <c:v>43268.916666666664</c:v>
                      </c:pt>
                      <c:pt idx="67">
                        <c:v>43269.375</c:v>
                      </c:pt>
                      <c:pt idx="68">
                        <c:v>43269.375</c:v>
                      </c:pt>
                      <c:pt idx="69">
                        <c:v>43269.916666666664</c:v>
                      </c:pt>
                      <c:pt idx="70">
                        <c:v>43269.916666666664</c:v>
                      </c:pt>
                      <c:pt idx="71">
                        <c:v>43270.375</c:v>
                      </c:pt>
                      <c:pt idx="72">
                        <c:v>43270.375</c:v>
                      </c:pt>
                      <c:pt idx="73">
                        <c:v>43270.916666666664</c:v>
                      </c:pt>
                      <c:pt idx="74">
                        <c:v>43270.916666666664</c:v>
                      </c:pt>
                      <c:pt idx="75">
                        <c:v>43271.375</c:v>
                      </c:pt>
                      <c:pt idx="76">
                        <c:v>43271.375</c:v>
                      </c:pt>
                      <c:pt idx="77">
                        <c:v>43271.916666666664</c:v>
                      </c:pt>
                      <c:pt idx="78">
                        <c:v>43271.916666666664</c:v>
                      </c:pt>
                      <c:pt idx="79">
                        <c:v>43272.375</c:v>
                      </c:pt>
                      <c:pt idx="80">
                        <c:v>43272.375</c:v>
                      </c:pt>
                      <c:pt idx="81">
                        <c:v>43272.916666666664</c:v>
                      </c:pt>
                      <c:pt idx="82">
                        <c:v>43272.916666666664</c:v>
                      </c:pt>
                      <c:pt idx="83">
                        <c:v>43273.375</c:v>
                      </c:pt>
                      <c:pt idx="84">
                        <c:v>43273.375</c:v>
                      </c:pt>
                      <c:pt idx="85">
                        <c:v>43273.916666666664</c:v>
                      </c:pt>
                      <c:pt idx="86">
                        <c:v>43273.916666666664</c:v>
                      </c:pt>
                      <c:pt idx="87">
                        <c:v>43274.375</c:v>
                      </c:pt>
                      <c:pt idx="88">
                        <c:v>43274.375</c:v>
                      </c:pt>
                      <c:pt idx="89">
                        <c:v>43274.916666666664</c:v>
                      </c:pt>
                      <c:pt idx="90">
                        <c:v>43274.916666666664</c:v>
                      </c:pt>
                      <c:pt idx="91">
                        <c:v>43275.375</c:v>
                      </c:pt>
                      <c:pt idx="92">
                        <c:v>43275.375</c:v>
                      </c:pt>
                      <c:pt idx="93">
                        <c:v>43275.916666666664</c:v>
                      </c:pt>
                      <c:pt idx="94">
                        <c:v>43275.916666666664</c:v>
                      </c:pt>
                      <c:pt idx="95">
                        <c:v>43276.375</c:v>
                      </c:pt>
                      <c:pt idx="96">
                        <c:v>43276.375</c:v>
                      </c:pt>
                      <c:pt idx="97">
                        <c:v>43276.916666666664</c:v>
                      </c:pt>
                      <c:pt idx="98">
                        <c:v>43276.916666666664</c:v>
                      </c:pt>
                      <c:pt idx="99">
                        <c:v>43277.375</c:v>
                      </c:pt>
                      <c:pt idx="100">
                        <c:v>43277.375</c:v>
                      </c:pt>
                      <c:pt idx="101">
                        <c:v>43277.916666666664</c:v>
                      </c:pt>
                      <c:pt idx="102">
                        <c:v>43277.916666666664</c:v>
                      </c:pt>
                      <c:pt idx="103">
                        <c:v>43278.375</c:v>
                      </c:pt>
                      <c:pt idx="104">
                        <c:v>43278.375</c:v>
                      </c:pt>
                      <c:pt idx="105">
                        <c:v>43278.916666666664</c:v>
                      </c:pt>
                      <c:pt idx="106">
                        <c:v>43278.916666666664</c:v>
                      </c:pt>
                      <c:pt idx="107">
                        <c:v>43279.375</c:v>
                      </c:pt>
                      <c:pt idx="108">
                        <c:v>43279.375</c:v>
                      </c:pt>
                      <c:pt idx="109">
                        <c:v>43279.916666666664</c:v>
                      </c:pt>
                      <c:pt idx="110">
                        <c:v>43279.916666666664</c:v>
                      </c:pt>
                      <c:pt idx="111">
                        <c:v>43280.375</c:v>
                      </c:pt>
                      <c:pt idx="112">
                        <c:v>43280.375</c:v>
                      </c:pt>
                      <c:pt idx="113">
                        <c:v>43280.916666666664</c:v>
                      </c:pt>
                      <c:pt idx="114">
                        <c:v>43280.916666666664</c:v>
                      </c:pt>
                      <c:pt idx="115">
                        <c:v>43281.375</c:v>
                      </c:pt>
                      <c:pt idx="116">
                        <c:v>43281.375</c:v>
                      </c:pt>
                      <c:pt idx="117">
                        <c:v>43281.916666666664</c:v>
                      </c:pt>
                      <c:pt idx="118">
                        <c:v>43281.916666666664</c:v>
                      </c:pt>
                    </c:numCache>
                  </c:numRef>
                </c:xVal>
                <c:yVal>
                  <c:numRef>
                    <c:extLst>
                      <c:ext uri="{02D57815-91ED-43cb-92C2-25804820EDAC}">
                        <c15:formulaRef>
                          <c15:sqref>Flow!$B$2:$B$120</c15:sqref>
                        </c15:formulaRef>
                      </c:ext>
                    </c:extLst>
                    <c:numCache>
                      <c:formatCode>0.000</c:formatCode>
                      <c:ptCount val="119"/>
                      <c:pt idx="0">
                        <c:v>16215.384615384601</c:v>
                      </c:pt>
                      <c:pt idx="1">
                        <c:v>16215.384615384601</c:v>
                      </c:pt>
                      <c:pt idx="2">
                        <c:v>12729.5454545455</c:v>
                      </c:pt>
                      <c:pt idx="3">
                        <c:v>12729.5454545455</c:v>
                      </c:pt>
                      <c:pt idx="4">
                        <c:v>10130.7692307692</c:v>
                      </c:pt>
                      <c:pt idx="5">
                        <c:v>10130.7692307692</c:v>
                      </c:pt>
                      <c:pt idx="6">
                        <c:v>10147.727272727299</c:v>
                      </c:pt>
                      <c:pt idx="7">
                        <c:v>10147.727272727299</c:v>
                      </c:pt>
                      <c:pt idx="8">
                        <c:v>10142.307692307701</c:v>
                      </c:pt>
                      <c:pt idx="9">
                        <c:v>10142.307692307701</c:v>
                      </c:pt>
                      <c:pt idx="10">
                        <c:v>10038.409090909099</c:v>
                      </c:pt>
                      <c:pt idx="11">
                        <c:v>10038.409090909099</c:v>
                      </c:pt>
                      <c:pt idx="12">
                        <c:v>16165.384615384601</c:v>
                      </c:pt>
                      <c:pt idx="13">
                        <c:v>16165.384615384601</c:v>
                      </c:pt>
                      <c:pt idx="14">
                        <c:v>12501.590909090901</c:v>
                      </c:pt>
                      <c:pt idx="15">
                        <c:v>12501.590909090901</c:v>
                      </c:pt>
                      <c:pt idx="16">
                        <c:v>15815.384615384601</c:v>
                      </c:pt>
                      <c:pt idx="17">
                        <c:v>15815.384615384601</c:v>
                      </c:pt>
                      <c:pt idx="18">
                        <c:v>12718.1818181818</c:v>
                      </c:pt>
                      <c:pt idx="19">
                        <c:v>12718.1818181818</c:v>
                      </c:pt>
                      <c:pt idx="20">
                        <c:v>15634.615384615399</c:v>
                      </c:pt>
                      <c:pt idx="21">
                        <c:v>15634.615384615399</c:v>
                      </c:pt>
                      <c:pt idx="22">
                        <c:v>12279.090909090901</c:v>
                      </c:pt>
                      <c:pt idx="23">
                        <c:v>12279.090909090901</c:v>
                      </c:pt>
                      <c:pt idx="24">
                        <c:v>15875</c:v>
                      </c:pt>
                      <c:pt idx="25">
                        <c:v>15875</c:v>
                      </c:pt>
                      <c:pt idx="26">
                        <c:v>12952.272727272701</c:v>
                      </c:pt>
                      <c:pt idx="27">
                        <c:v>12952.272727272701</c:v>
                      </c:pt>
                      <c:pt idx="28">
                        <c:v>15969.2307692308</c:v>
                      </c:pt>
                      <c:pt idx="29">
                        <c:v>15969.2307692308</c:v>
                      </c:pt>
                      <c:pt idx="30">
                        <c:v>12634.090909090901</c:v>
                      </c:pt>
                      <c:pt idx="31">
                        <c:v>12634.090909090901</c:v>
                      </c:pt>
                      <c:pt idx="32">
                        <c:v>10134.615384615399</c:v>
                      </c:pt>
                      <c:pt idx="33">
                        <c:v>10134.615384615399</c:v>
                      </c:pt>
                      <c:pt idx="34">
                        <c:v>10084.090909090901</c:v>
                      </c:pt>
                      <c:pt idx="35">
                        <c:v>10084.090909090901</c:v>
                      </c:pt>
                      <c:pt idx="36">
                        <c:v>10140.384615384601</c:v>
                      </c:pt>
                      <c:pt idx="37">
                        <c:v>10140.384615384601</c:v>
                      </c:pt>
                      <c:pt idx="38">
                        <c:v>10005.909090909099</c:v>
                      </c:pt>
                      <c:pt idx="39">
                        <c:v>10005.909090909099</c:v>
                      </c:pt>
                      <c:pt idx="40">
                        <c:v>15780.7692307692</c:v>
                      </c:pt>
                      <c:pt idx="41">
                        <c:v>15780.7692307692</c:v>
                      </c:pt>
                      <c:pt idx="42">
                        <c:v>13320.4545454545</c:v>
                      </c:pt>
                      <c:pt idx="43">
                        <c:v>13320.4545454545</c:v>
                      </c:pt>
                      <c:pt idx="44">
                        <c:v>16028.8461538462</c:v>
                      </c:pt>
                      <c:pt idx="45">
                        <c:v>16028.8461538462</c:v>
                      </c:pt>
                      <c:pt idx="46">
                        <c:v>12357.9545454545</c:v>
                      </c:pt>
                      <c:pt idx="47">
                        <c:v>12357.9545454545</c:v>
                      </c:pt>
                      <c:pt idx="48">
                        <c:v>15928.8461538462</c:v>
                      </c:pt>
                      <c:pt idx="49">
                        <c:v>15928.8461538462</c:v>
                      </c:pt>
                      <c:pt idx="50">
                        <c:v>12530</c:v>
                      </c:pt>
                      <c:pt idx="51">
                        <c:v>12530</c:v>
                      </c:pt>
                      <c:pt idx="52">
                        <c:v>16123.0769230769</c:v>
                      </c:pt>
                      <c:pt idx="53">
                        <c:v>16123.0769230769</c:v>
                      </c:pt>
                      <c:pt idx="54">
                        <c:v>12553.1818181818</c:v>
                      </c:pt>
                      <c:pt idx="55">
                        <c:v>12553.1818181818</c:v>
                      </c:pt>
                      <c:pt idx="56">
                        <c:v>15861.538461538499</c:v>
                      </c:pt>
                      <c:pt idx="57">
                        <c:v>15861.538461538499</c:v>
                      </c:pt>
                      <c:pt idx="58">
                        <c:v>12613.6363636364</c:v>
                      </c:pt>
                      <c:pt idx="59">
                        <c:v>12613.6363636364</c:v>
                      </c:pt>
                      <c:pt idx="60">
                        <c:v>10053.8461538462</c:v>
                      </c:pt>
                      <c:pt idx="61">
                        <c:v>10053.8461538462</c:v>
                      </c:pt>
                      <c:pt idx="62">
                        <c:v>10037.272727272701</c:v>
                      </c:pt>
                      <c:pt idx="63">
                        <c:v>10037.272727272701</c:v>
                      </c:pt>
                      <c:pt idx="64">
                        <c:v>9989.8076923076896</c:v>
                      </c:pt>
                      <c:pt idx="65">
                        <c:v>9989.8076923076896</c:v>
                      </c:pt>
                      <c:pt idx="66">
                        <c:v>9912.0454545454504</c:v>
                      </c:pt>
                      <c:pt idx="67">
                        <c:v>9912.0454545454504</c:v>
                      </c:pt>
                      <c:pt idx="68">
                        <c:v>16017.307692307701</c:v>
                      </c:pt>
                      <c:pt idx="69">
                        <c:v>16017.307692307701</c:v>
                      </c:pt>
                      <c:pt idx="70">
                        <c:v>12494.5454545455</c:v>
                      </c:pt>
                      <c:pt idx="71">
                        <c:v>12494.5454545455</c:v>
                      </c:pt>
                      <c:pt idx="72">
                        <c:v>16173.0769230769</c:v>
                      </c:pt>
                      <c:pt idx="73">
                        <c:v>16173.0769230769</c:v>
                      </c:pt>
                      <c:pt idx="74">
                        <c:v>12555.227272727299</c:v>
                      </c:pt>
                      <c:pt idx="75">
                        <c:v>12555.227272727299</c:v>
                      </c:pt>
                      <c:pt idx="76">
                        <c:v>15834.615384615399</c:v>
                      </c:pt>
                      <c:pt idx="77">
                        <c:v>15834.615384615399</c:v>
                      </c:pt>
                      <c:pt idx="78">
                        <c:v>12473.6363636364</c:v>
                      </c:pt>
                      <c:pt idx="79">
                        <c:v>12473.6363636364</c:v>
                      </c:pt>
                      <c:pt idx="80">
                        <c:v>16059.615384615399</c:v>
                      </c:pt>
                      <c:pt idx="81">
                        <c:v>16059.615384615399</c:v>
                      </c:pt>
                      <c:pt idx="82">
                        <c:v>12497.272727272701</c:v>
                      </c:pt>
                      <c:pt idx="83">
                        <c:v>12497.272727272701</c:v>
                      </c:pt>
                      <c:pt idx="84">
                        <c:v>16098.0769230769</c:v>
                      </c:pt>
                      <c:pt idx="85">
                        <c:v>16098.0769230769</c:v>
                      </c:pt>
                      <c:pt idx="86">
                        <c:v>12709.090909090901</c:v>
                      </c:pt>
                      <c:pt idx="87">
                        <c:v>12709.090909090901</c:v>
                      </c:pt>
                      <c:pt idx="88">
                        <c:v>10071.9230769231</c:v>
                      </c:pt>
                      <c:pt idx="89">
                        <c:v>10071.9230769231</c:v>
                      </c:pt>
                      <c:pt idx="90">
                        <c:v>10077.272727272701</c:v>
                      </c:pt>
                      <c:pt idx="91">
                        <c:v>10077.272727272701</c:v>
                      </c:pt>
                      <c:pt idx="92">
                        <c:v>10117.307692307701</c:v>
                      </c:pt>
                      <c:pt idx="93">
                        <c:v>10117.307692307701</c:v>
                      </c:pt>
                      <c:pt idx="94">
                        <c:v>10003.1818181818</c:v>
                      </c:pt>
                      <c:pt idx="95">
                        <c:v>10003.1818181818</c:v>
                      </c:pt>
                      <c:pt idx="96">
                        <c:v>16242.307692307701</c:v>
                      </c:pt>
                      <c:pt idx="97">
                        <c:v>16242.307692307701</c:v>
                      </c:pt>
                      <c:pt idx="98">
                        <c:v>12442.272727272701</c:v>
                      </c:pt>
                      <c:pt idx="99">
                        <c:v>12442.272727272701</c:v>
                      </c:pt>
                      <c:pt idx="100">
                        <c:v>15755.7692307692</c:v>
                      </c:pt>
                      <c:pt idx="101">
                        <c:v>15755.7692307692</c:v>
                      </c:pt>
                      <c:pt idx="102">
                        <c:v>12724.3181818182</c:v>
                      </c:pt>
                      <c:pt idx="103">
                        <c:v>12724.3181818182</c:v>
                      </c:pt>
                      <c:pt idx="104">
                        <c:v>15859.615384615399</c:v>
                      </c:pt>
                      <c:pt idx="105">
                        <c:v>15859.615384615399</c:v>
                      </c:pt>
                      <c:pt idx="106">
                        <c:v>12442.272727272701</c:v>
                      </c:pt>
                      <c:pt idx="107">
                        <c:v>12442.272727272701</c:v>
                      </c:pt>
                      <c:pt idx="108">
                        <c:v>15888.461538461501</c:v>
                      </c:pt>
                      <c:pt idx="109">
                        <c:v>15888.461538461501</c:v>
                      </c:pt>
                      <c:pt idx="110">
                        <c:v>12377.272727272701</c:v>
                      </c:pt>
                      <c:pt idx="111">
                        <c:v>12377.272727272701</c:v>
                      </c:pt>
                      <c:pt idx="112">
                        <c:v>15840.384615384601</c:v>
                      </c:pt>
                      <c:pt idx="113">
                        <c:v>15840.384615384601</c:v>
                      </c:pt>
                      <c:pt idx="114">
                        <c:v>12620.4545454545</c:v>
                      </c:pt>
                      <c:pt idx="115">
                        <c:v>12620.4545454545</c:v>
                      </c:pt>
                      <c:pt idx="116">
                        <c:v>10001.9230769231</c:v>
                      </c:pt>
                      <c:pt idx="117">
                        <c:v>10001.9230769231</c:v>
                      </c:pt>
                      <c:pt idx="118">
                        <c:v>10924.772727272701</c:v>
                      </c:pt>
                    </c:numCache>
                  </c:numRef>
                </c:yVal>
                <c:smooth val="0"/>
                <c:extLst>
                  <c:ext xmlns:c16="http://schemas.microsoft.com/office/drawing/2014/chart" uri="{C3380CC4-5D6E-409C-BE32-E72D297353CC}">
                    <c16:uniqueId val="{00000004-E796-4D69-B299-51F9586E0B9E}"/>
                  </c:ext>
                </c:extLst>
              </c15:ser>
            </c15:filteredScatterSeries>
            <c15:filteredScatterSeries>
              <c15:ser>
                <c:idx val="2"/>
                <c:order val="4"/>
                <c:tx>
                  <c:strRef>
                    <c:extLst xmlns:c15="http://schemas.microsoft.com/office/drawing/2012/chart">
                      <c:ext xmlns:c15="http://schemas.microsoft.com/office/drawing/2012/chart" uri="{02D57815-91ED-43cb-92C2-25804820EDAC}">
                        <c15:formulaRef>
                          <c15:sqref>Flow!$H$1</c15:sqref>
                        </c15:formulaRef>
                      </c:ext>
                    </c:extLst>
                    <c:strCache>
                      <c:ptCount val="1"/>
                      <c:pt idx="0">
                        <c:v>Simulated ( 4 periods) and H.P Index 0.219</c:v>
                      </c:pt>
                    </c:strCache>
                  </c:strRef>
                </c:tx>
                <c:spPr>
                  <a:ln w="38100" cap="rnd">
                    <a:solidFill>
                      <a:srgbClr val="C00000"/>
                    </a:solidFill>
                    <a:round/>
                  </a:ln>
                  <a:effectLst/>
                </c:spPr>
                <c:marker>
                  <c:symbol val="circle"/>
                  <c:size val="5"/>
                  <c:spPr>
                    <a:solidFill>
                      <a:schemeClr val="accent3"/>
                    </a:solidFill>
                    <a:ln w="12700">
                      <a:solidFill>
                        <a:srgbClr val="C00000"/>
                      </a:solidFill>
                    </a:ln>
                    <a:effectLst/>
                  </c:spPr>
                </c:marker>
                <c:xVal>
                  <c:numRef>
                    <c:extLst xmlns:c15="http://schemas.microsoft.com/office/drawing/2012/chart">
                      <c:ext xmlns:c15="http://schemas.microsoft.com/office/drawing/2012/chart" uri="{02D57815-91ED-43cb-92C2-25804820EDAC}">
                        <c15:formulaRef>
                          <c15:sqref>Flow!$G$2:$G$240</c15:sqref>
                        </c15:formulaRef>
                      </c:ext>
                    </c:extLst>
                    <c:numCache>
                      <c:formatCode>m/d/yyyy\ h:mm</c:formatCode>
                      <c:ptCount val="239"/>
                      <c:pt idx="0">
                        <c:v>43252</c:v>
                      </c:pt>
                      <c:pt idx="1">
                        <c:v>43252.208333333336</c:v>
                      </c:pt>
                      <c:pt idx="2">
                        <c:v>43252.208333333336</c:v>
                      </c:pt>
                      <c:pt idx="3">
                        <c:v>43252.416666666664</c:v>
                      </c:pt>
                      <c:pt idx="4">
                        <c:v>43252.416666666664</c:v>
                      </c:pt>
                      <c:pt idx="5">
                        <c:v>43252.583333333336</c:v>
                      </c:pt>
                      <c:pt idx="6">
                        <c:v>43252.583333333336</c:v>
                      </c:pt>
                      <c:pt idx="7">
                        <c:v>43253</c:v>
                      </c:pt>
                      <c:pt idx="8">
                        <c:v>43253</c:v>
                      </c:pt>
                      <c:pt idx="9">
                        <c:v>43253.208333333336</c:v>
                      </c:pt>
                      <c:pt idx="10">
                        <c:v>43253.208333333336</c:v>
                      </c:pt>
                      <c:pt idx="11">
                        <c:v>43253.416666666664</c:v>
                      </c:pt>
                      <c:pt idx="12">
                        <c:v>43253.416666666664</c:v>
                      </c:pt>
                      <c:pt idx="13">
                        <c:v>43253.583333333336</c:v>
                      </c:pt>
                      <c:pt idx="14">
                        <c:v>43253.583333333336</c:v>
                      </c:pt>
                      <c:pt idx="15">
                        <c:v>43254</c:v>
                      </c:pt>
                      <c:pt idx="16">
                        <c:v>43254</c:v>
                      </c:pt>
                      <c:pt idx="17">
                        <c:v>43254.208333333336</c:v>
                      </c:pt>
                      <c:pt idx="18">
                        <c:v>43254.208333333336</c:v>
                      </c:pt>
                      <c:pt idx="19">
                        <c:v>43254.416666666664</c:v>
                      </c:pt>
                      <c:pt idx="20">
                        <c:v>43254.416666666664</c:v>
                      </c:pt>
                      <c:pt idx="21">
                        <c:v>43254.583333333336</c:v>
                      </c:pt>
                      <c:pt idx="22">
                        <c:v>43254.583333333336</c:v>
                      </c:pt>
                      <c:pt idx="23">
                        <c:v>43255</c:v>
                      </c:pt>
                      <c:pt idx="24">
                        <c:v>43255</c:v>
                      </c:pt>
                      <c:pt idx="25">
                        <c:v>43255.208333333336</c:v>
                      </c:pt>
                      <c:pt idx="26">
                        <c:v>43255.208333333336</c:v>
                      </c:pt>
                      <c:pt idx="27">
                        <c:v>43255.416666666664</c:v>
                      </c:pt>
                      <c:pt idx="28">
                        <c:v>43255.416666666664</c:v>
                      </c:pt>
                      <c:pt idx="29">
                        <c:v>43255.583333333336</c:v>
                      </c:pt>
                      <c:pt idx="30">
                        <c:v>43255.583333333336</c:v>
                      </c:pt>
                      <c:pt idx="31">
                        <c:v>43256</c:v>
                      </c:pt>
                      <c:pt idx="32">
                        <c:v>43256</c:v>
                      </c:pt>
                      <c:pt idx="33">
                        <c:v>43256.208333333336</c:v>
                      </c:pt>
                      <c:pt idx="34">
                        <c:v>43256.208333333336</c:v>
                      </c:pt>
                      <c:pt idx="35">
                        <c:v>43256.416666666664</c:v>
                      </c:pt>
                      <c:pt idx="36">
                        <c:v>43256.416666666664</c:v>
                      </c:pt>
                      <c:pt idx="37">
                        <c:v>43256.583333333336</c:v>
                      </c:pt>
                      <c:pt idx="38">
                        <c:v>43256.583333333336</c:v>
                      </c:pt>
                      <c:pt idx="39">
                        <c:v>43257</c:v>
                      </c:pt>
                      <c:pt idx="40">
                        <c:v>43257</c:v>
                      </c:pt>
                      <c:pt idx="41">
                        <c:v>43257.208333333336</c:v>
                      </c:pt>
                      <c:pt idx="42">
                        <c:v>43257.208333333336</c:v>
                      </c:pt>
                      <c:pt idx="43">
                        <c:v>43257.416666666664</c:v>
                      </c:pt>
                      <c:pt idx="44">
                        <c:v>43257.416666666664</c:v>
                      </c:pt>
                      <c:pt idx="45">
                        <c:v>43257.583333333336</c:v>
                      </c:pt>
                      <c:pt idx="46">
                        <c:v>43257.583333333336</c:v>
                      </c:pt>
                      <c:pt idx="47">
                        <c:v>43258</c:v>
                      </c:pt>
                      <c:pt idx="48">
                        <c:v>43258</c:v>
                      </c:pt>
                      <c:pt idx="49">
                        <c:v>43258.208333333336</c:v>
                      </c:pt>
                      <c:pt idx="50">
                        <c:v>43258.208333333336</c:v>
                      </c:pt>
                      <c:pt idx="51">
                        <c:v>43258.416666666664</c:v>
                      </c:pt>
                      <c:pt idx="52">
                        <c:v>43258.416666666664</c:v>
                      </c:pt>
                      <c:pt idx="53">
                        <c:v>43258.583333333336</c:v>
                      </c:pt>
                      <c:pt idx="54">
                        <c:v>43258.583333333336</c:v>
                      </c:pt>
                      <c:pt idx="55">
                        <c:v>43259</c:v>
                      </c:pt>
                      <c:pt idx="56">
                        <c:v>43259</c:v>
                      </c:pt>
                      <c:pt idx="57">
                        <c:v>43259.208333333336</c:v>
                      </c:pt>
                      <c:pt idx="58">
                        <c:v>43259.208333333336</c:v>
                      </c:pt>
                      <c:pt idx="59">
                        <c:v>43259.416666666664</c:v>
                      </c:pt>
                      <c:pt idx="60">
                        <c:v>43259.416666666664</c:v>
                      </c:pt>
                      <c:pt idx="61">
                        <c:v>43259.583333333336</c:v>
                      </c:pt>
                      <c:pt idx="62">
                        <c:v>43259.583333333336</c:v>
                      </c:pt>
                      <c:pt idx="63">
                        <c:v>43260</c:v>
                      </c:pt>
                      <c:pt idx="64">
                        <c:v>43260</c:v>
                      </c:pt>
                      <c:pt idx="65">
                        <c:v>43260.208333333336</c:v>
                      </c:pt>
                      <c:pt idx="66">
                        <c:v>43260.208333333336</c:v>
                      </c:pt>
                      <c:pt idx="67">
                        <c:v>43260.416666666664</c:v>
                      </c:pt>
                      <c:pt idx="68">
                        <c:v>43260.416666666664</c:v>
                      </c:pt>
                      <c:pt idx="69">
                        <c:v>43260.583333333336</c:v>
                      </c:pt>
                      <c:pt idx="70">
                        <c:v>43260.583333333336</c:v>
                      </c:pt>
                      <c:pt idx="71">
                        <c:v>43261</c:v>
                      </c:pt>
                      <c:pt idx="72">
                        <c:v>43261</c:v>
                      </c:pt>
                      <c:pt idx="73">
                        <c:v>43261.208333333336</c:v>
                      </c:pt>
                      <c:pt idx="74">
                        <c:v>43261.208333333336</c:v>
                      </c:pt>
                      <c:pt idx="75">
                        <c:v>43261.416666666664</c:v>
                      </c:pt>
                      <c:pt idx="76">
                        <c:v>43261.416666666664</c:v>
                      </c:pt>
                      <c:pt idx="77">
                        <c:v>43261.583333333336</c:v>
                      </c:pt>
                      <c:pt idx="78">
                        <c:v>43261.583333333336</c:v>
                      </c:pt>
                      <c:pt idx="79">
                        <c:v>43262</c:v>
                      </c:pt>
                      <c:pt idx="80">
                        <c:v>43262</c:v>
                      </c:pt>
                      <c:pt idx="81">
                        <c:v>43262.208333333336</c:v>
                      </c:pt>
                      <c:pt idx="82">
                        <c:v>43262.208333333336</c:v>
                      </c:pt>
                      <c:pt idx="83">
                        <c:v>43262.416666666664</c:v>
                      </c:pt>
                      <c:pt idx="84">
                        <c:v>43262.416666666664</c:v>
                      </c:pt>
                      <c:pt idx="85">
                        <c:v>43262.583333333336</c:v>
                      </c:pt>
                      <c:pt idx="86">
                        <c:v>43262.583333333336</c:v>
                      </c:pt>
                      <c:pt idx="87">
                        <c:v>43263</c:v>
                      </c:pt>
                      <c:pt idx="88">
                        <c:v>43263</c:v>
                      </c:pt>
                      <c:pt idx="89">
                        <c:v>43263.208333333336</c:v>
                      </c:pt>
                      <c:pt idx="90">
                        <c:v>43263.208333333336</c:v>
                      </c:pt>
                      <c:pt idx="91">
                        <c:v>43263.416666666664</c:v>
                      </c:pt>
                      <c:pt idx="92">
                        <c:v>43263.416666666664</c:v>
                      </c:pt>
                      <c:pt idx="93">
                        <c:v>43263.583333333336</c:v>
                      </c:pt>
                      <c:pt idx="94">
                        <c:v>43263.583333333336</c:v>
                      </c:pt>
                      <c:pt idx="95">
                        <c:v>43264</c:v>
                      </c:pt>
                      <c:pt idx="96">
                        <c:v>43264</c:v>
                      </c:pt>
                      <c:pt idx="97">
                        <c:v>43264.208333333336</c:v>
                      </c:pt>
                      <c:pt idx="98">
                        <c:v>43264.208333333336</c:v>
                      </c:pt>
                      <c:pt idx="99">
                        <c:v>43264.416666666664</c:v>
                      </c:pt>
                      <c:pt idx="100">
                        <c:v>43264.416666666664</c:v>
                      </c:pt>
                      <c:pt idx="101">
                        <c:v>43264.583333333336</c:v>
                      </c:pt>
                      <c:pt idx="102">
                        <c:v>43264.583333333336</c:v>
                      </c:pt>
                      <c:pt idx="103">
                        <c:v>43265</c:v>
                      </c:pt>
                      <c:pt idx="104">
                        <c:v>43265</c:v>
                      </c:pt>
                      <c:pt idx="105">
                        <c:v>43265.208333333336</c:v>
                      </c:pt>
                      <c:pt idx="106">
                        <c:v>43265.208333333336</c:v>
                      </c:pt>
                      <c:pt idx="107">
                        <c:v>43265.416666666664</c:v>
                      </c:pt>
                      <c:pt idx="108">
                        <c:v>43265.416666666664</c:v>
                      </c:pt>
                      <c:pt idx="109">
                        <c:v>43265.583333333336</c:v>
                      </c:pt>
                      <c:pt idx="110">
                        <c:v>43265.583333333336</c:v>
                      </c:pt>
                      <c:pt idx="111">
                        <c:v>43266</c:v>
                      </c:pt>
                      <c:pt idx="112">
                        <c:v>43266</c:v>
                      </c:pt>
                      <c:pt idx="113">
                        <c:v>43266.208333333336</c:v>
                      </c:pt>
                      <c:pt idx="114">
                        <c:v>43266.208333333336</c:v>
                      </c:pt>
                      <c:pt idx="115">
                        <c:v>43266.416666666664</c:v>
                      </c:pt>
                      <c:pt idx="116">
                        <c:v>43266.416666666664</c:v>
                      </c:pt>
                      <c:pt idx="117">
                        <c:v>43266.583333333336</c:v>
                      </c:pt>
                      <c:pt idx="118">
                        <c:v>43266.583333333336</c:v>
                      </c:pt>
                      <c:pt idx="119">
                        <c:v>43267</c:v>
                      </c:pt>
                      <c:pt idx="120">
                        <c:v>43267</c:v>
                      </c:pt>
                      <c:pt idx="121">
                        <c:v>43267.208333333336</c:v>
                      </c:pt>
                      <c:pt idx="122">
                        <c:v>43267.208333333336</c:v>
                      </c:pt>
                      <c:pt idx="123">
                        <c:v>43267.416666666664</c:v>
                      </c:pt>
                      <c:pt idx="124">
                        <c:v>43267.416666666664</c:v>
                      </c:pt>
                      <c:pt idx="125">
                        <c:v>43267.583333333336</c:v>
                      </c:pt>
                      <c:pt idx="126">
                        <c:v>43267.583333333336</c:v>
                      </c:pt>
                      <c:pt idx="127">
                        <c:v>43268</c:v>
                      </c:pt>
                      <c:pt idx="128">
                        <c:v>43268</c:v>
                      </c:pt>
                      <c:pt idx="129">
                        <c:v>43268.208333333336</c:v>
                      </c:pt>
                      <c:pt idx="130">
                        <c:v>43268.208333333336</c:v>
                      </c:pt>
                      <c:pt idx="131">
                        <c:v>43268.416666666664</c:v>
                      </c:pt>
                      <c:pt idx="132">
                        <c:v>43268.416666666664</c:v>
                      </c:pt>
                      <c:pt idx="133">
                        <c:v>43268.583333333336</c:v>
                      </c:pt>
                      <c:pt idx="134">
                        <c:v>43268.583333333336</c:v>
                      </c:pt>
                      <c:pt idx="135">
                        <c:v>43269</c:v>
                      </c:pt>
                      <c:pt idx="136">
                        <c:v>43269</c:v>
                      </c:pt>
                      <c:pt idx="137">
                        <c:v>43269.208333333336</c:v>
                      </c:pt>
                      <c:pt idx="138">
                        <c:v>43269.208333333336</c:v>
                      </c:pt>
                      <c:pt idx="139">
                        <c:v>43269.416666666664</c:v>
                      </c:pt>
                      <c:pt idx="140">
                        <c:v>43269.416666666664</c:v>
                      </c:pt>
                      <c:pt idx="141">
                        <c:v>43269.583333333336</c:v>
                      </c:pt>
                      <c:pt idx="142">
                        <c:v>43269.583333333336</c:v>
                      </c:pt>
                      <c:pt idx="143">
                        <c:v>43270</c:v>
                      </c:pt>
                      <c:pt idx="144">
                        <c:v>43270</c:v>
                      </c:pt>
                      <c:pt idx="145">
                        <c:v>43270.208333333336</c:v>
                      </c:pt>
                      <c:pt idx="146">
                        <c:v>43270.208333333336</c:v>
                      </c:pt>
                      <c:pt idx="147">
                        <c:v>43270.416666666664</c:v>
                      </c:pt>
                      <c:pt idx="148">
                        <c:v>43270.416666666664</c:v>
                      </c:pt>
                      <c:pt idx="149">
                        <c:v>43270.583333333336</c:v>
                      </c:pt>
                      <c:pt idx="150">
                        <c:v>43270.583333333336</c:v>
                      </c:pt>
                      <c:pt idx="151">
                        <c:v>43271</c:v>
                      </c:pt>
                      <c:pt idx="152">
                        <c:v>43271</c:v>
                      </c:pt>
                      <c:pt idx="153">
                        <c:v>43271.208333333336</c:v>
                      </c:pt>
                      <c:pt idx="154">
                        <c:v>43271.208333333336</c:v>
                      </c:pt>
                      <c:pt idx="155">
                        <c:v>43271.416666666664</c:v>
                      </c:pt>
                      <c:pt idx="156">
                        <c:v>43271.416666666664</c:v>
                      </c:pt>
                      <c:pt idx="157">
                        <c:v>43271.583333333336</c:v>
                      </c:pt>
                      <c:pt idx="158">
                        <c:v>43271.583333333336</c:v>
                      </c:pt>
                      <c:pt idx="159">
                        <c:v>43272</c:v>
                      </c:pt>
                      <c:pt idx="160">
                        <c:v>43272</c:v>
                      </c:pt>
                      <c:pt idx="161">
                        <c:v>43272.208333333336</c:v>
                      </c:pt>
                      <c:pt idx="162">
                        <c:v>43272.208333333336</c:v>
                      </c:pt>
                      <c:pt idx="163">
                        <c:v>43272.416666666664</c:v>
                      </c:pt>
                      <c:pt idx="164">
                        <c:v>43272.416666666664</c:v>
                      </c:pt>
                      <c:pt idx="165">
                        <c:v>43272.583333333336</c:v>
                      </c:pt>
                      <c:pt idx="166">
                        <c:v>43272.583333333336</c:v>
                      </c:pt>
                      <c:pt idx="167">
                        <c:v>43273</c:v>
                      </c:pt>
                      <c:pt idx="168">
                        <c:v>43273</c:v>
                      </c:pt>
                      <c:pt idx="169">
                        <c:v>43273.208333333336</c:v>
                      </c:pt>
                      <c:pt idx="170">
                        <c:v>43273.208333333336</c:v>
                      </c:pt>
                      <c:pt idx="171">
                        <c:v>43273.416666666664</c:v>
                      </c:pt>
                      <c:pt idx="172">
                        <c:v>43273.416666666664</c:v>
                      </c:pt>
                      <c:pt idx="173">
                        <c:v>43273.583333333336</c:v>
                      </c:pt>
                      <c:pt idx="174">
                        <c:v>43273.583333333336</c:v>
                      </c:pt>
                      <c:pt idx="175">
                        <c:v>43274</c:v>
                      </c:pt>
                      <c:pt idx="176">
                        <c:v>43274</c:v>
                      </c:pt>
                      <c:pt idx="177">
                        <c:v>43274.208333333336</c:v>
                      </c:pt>
                      <c:pt idx="178">
                        <c:v>43274.208333333336</c:v>
                      </c:pt>
                      <c:pt idx="179">
                        <c:v>43274.416666666664</c:v>
                      </c:pt>
                      <c:pt idx="180">
                        <c:v>43274.416666666664</c:v>
                      </c:pt>
                      <c:pt idx="181">
                        <c:v>43274.583333333336</c:v>
                      </c:pt>
                      <c:pt idx="182">
                        <c:v>43274.583333333336</c:v>
                      </c:pt>
                      <c:pt idx="183">
                        <c:v>43275</c:v>
                      </c:pt>
                      <c:pt idx="184">
                        <c:v>43275</c:v>
                      </c:pt>
                      <c:pt idx="185">
                        <c:v>43275.208333333336</c:v>
                      </c:pt>
                      <c:pt idx="186">
                        <c:v>43275.208333333336</c:v>
                      </c:pt>
                      <c:pt idx="187">
                        <c:v>43275.416666666664</c:v>
                      </c:pt>
                      <c:pt idx="188">
                        <c:v>43275.416666666664</c:v>
                      </c:pt>
                      <c:pt idx="189">
                        <c:v>43275.583333333336</c:v>
                      </c:pt>
                      <c:pt idx="190">
                        <c:v>43275.583333333336</c:v>
                      </c:pt>
                      <c:pt idx="191">
                        <c:v>43276</c:v>
                      </c:pt>
                      <c:pt idx="192">
                        <c:v>43276</c:v>
                      </c:pt>
                      <c:pt idx="193">
                        <c:v>43276.208333333336</c:v>
                      </c:pt>
                      <c:pt idx="194">
                        <c:v>43276.208333333336</c:v>
                      </c:pt>
                      <c:pt idx="195">
                        <c:v>43276.416666666664</c:v>
                      </c:pt>
                      <c:pt idx="196">
                        <c:v>43276.416666666664</c:v>
                      </c:pt>
                      <c:pt idx="197">
                        <c:v>43276.583333333336</c:v>
                      </c:pt>
                      <c:pt idx="198">
                        <c:v>43276.583333333336</c:v>
                      </c:pt>
                      <c:pt idx="199">
                        <c:v>43277</c:v>
                      </c:pt>
                      <c:pt idx="200">
                        <c:v>43277</c:v>
                      </c:pt>
                      <c:pt idx="201">
                        <c:v>43277.208333333336</c:v>
                      </c:pt>
                      <c:pt idx="202">
                        <c:v>43277.208333333336</c:v>
                      </c:pt>
                      <c:pt idx="203">
                        <c:v>43277.416666666664</c:v>
                      </c:pt>
                      <c:pt idx="204">
                        <c:v>43277.416666666664</c:v>
                      </c:pt>
                      <c:pt idx="205">
                        <c:v>43277.583333333336</c:v>
                      </c:pt>
                      <c:pt idx="206">
                        <c:v>43277.583333333336</c:v>
                      </c:pt>
                      <c:pt idx="207">
                        <c:v>43278</c:v>
                      </c:pt>
                      <c:pt idx="208">
                        <c:v>43278</c:v>
                      </c:pt>
                      <c:pt idx="209">
                        <c:v>43278.208333333336</c:v>
                      </c:pt>
                      <c:pt idx="210">
                        <c:v>43278.208333333336</c:v>
                      </c:pt>
                      <c:pt idx="211">
                        <c:v>43278.416666666664</c:v>
                      </c:pt>
                      <c:pt idx="212">
                        <c:v>43278.416666666664</c:v>
                      </c:pt>
                      <c:pt idx="213">
                        <c:v>43278.583333333336</c:v>
                      </c:pt>
                      <c:pt idx="214">
                        <c:v>43278.583333333336</c:v>
                      </c:pt>
                      <c:pt idx="215">
                        <c:v>43279</c:v>
                      </c:pt>
                      <c:pt idx="216">
                        <c:v>43279</c:v>
                      </c:pt>
                      <c:pt idx="217">
                        <c:v>43279.208333333336</c:v>
                      </c:pt>
                      <c:pt idx="218">
                        <c:v>43279.208333333336</c:v>
                      </c:pt>
                      <c:pt idx="219">
                        <c:v>43279.416666666664</c:v>
                      </c:pt>
                      <c:pt idx="220">
                        <c:v>43279.416666666664</c:v>
                      </c:pt>
                      <c:pt idx="221">
                        <c:v>43279.583333333336</c:v>
                      </c:pt>
                      <c:pt idx="222">
                        <c:v>43279.583333333336</c:v>
                      </c:pt>
                      <c:pt idx="223">
                        <c:v>43280</c:v>
                      </c:pt>
                      <c:pt idx="224">
                        <c:v>43280</c:v>
                      </c:pt>
                      <c:pt idx="225">
                        <c:v>43280.208333333336</c:v>
                      </c:pt>
                      <c:pt idx="226">
                        <c:v>43280.208333333336</c:v>
                      </c:pt>
                      <c:pt idx="227">
                        <c:v>43280.416666666664</c:v>
                      </c:pt>
                      <c:pt idx="228">
                        <c:v>43280.416666666664</c:v>
                      </c:pt>
                      <c:pt idx="229">
                        <c:v>43280.583333333336</c:v>
                      </c:pt>
                      <c:pt idx="230">
                        <c:v>43280.583333333336</c:v>
                      </c:pt>
                      <c:pt idx="231">
                        <c:v>43281</c:v>
                      </c:pt>
                      <c:pt idx="232">
                        <c:v>43281</c:v>
                      </c:pt>
                      <c:pt idx="233">
                        <c:v>43281.208333333336</c:v>
                      </c:pt>
                      <c:pt idx="234">
                        <c:v>43281.208333333336</c:v>
                      </c:pt>
                      <c:pt idx="235">
                        <c:v>43281.416666666664</c:v>
                      </c:pt>
                      <c:pt idx="236">
                        <c:v>43281.416666666664</c:v>
                      </c:pt>
                      <c:pt idx="237">
                        <c:v>43281.583333333336</c:v>
                      </c:pt>
                      <c:pt idx="238">
                        <c:v>43281.583333333336</c:v>
                      </c:pt>
                    </c:numCache>
                  </c:numRef>
                </c:xVal>
                <c:yVal>
                  <c:numRef>
                    <c:extLst xmlns:c15="http://schemas.microsoft.com/office/drawing/2012/chart">
                      <c:ext xmlns:c15="http://schemas.microsoft.com/office/drawing/2012/chart" uri="{02D57815-91ED-43cb-92C2-25804820EDAC}">
                        <c15:formulaRef>
                          <c15:sqref>Flow!$H$2:$H$240</c15:sqref>
                        </c15:formulaRef>
                      </c:ext>
                    </c:extLst>
                    <c:numCache>
                      <c:formatCode>General</c:formatCode>
                      <c:ptCount val="239"/>
                      <c:pt idx="0">
                        <c:v>11857</c:v>
                      </c:pt>
                      <c:pt idx="1">
                        <c:v>11857</c:v>
                      </c:pt>
                      <c:pt idx="2">
                        <c:v>10657.5</c:v>
                      </c:pt>
                      <c:pt idx="3">
                        <c:v>10657.5</c:v>
                      </c:pt>
                      <c:pt idx="4">
                        <c:v>15462.5</c:v>
                      </c:pt>
                      <c:pt idx="5">
                        <c:v>15462.5</c:v>
                      </c:pt>
                      <c:pt idx="6">
                        <c:v>17025</c:v>
                      </c:pt>
                      <c:pt idx="7">
                        <c:v>17025</c:v>
                      </c:pt>
                      <c:pt idx="8">
                        <c:v>12950</c:v>
                      </c:pt>
                      <c:pt idx="9">
                        <c:v>12950</c:v>
                      </c:pt>
                      <c:pt idx="10">
                        <c:v>10350</c:v>
                      </c:pt>
                      <c:pt idx="11">
                        <c:v>10350</c:v>
                      </c:pt>
                      <c:pt idx="12">
                        <c:v>10181.25</c:v>
                      </c:pt>
                      <c:pt idx="13">
                        <c:v>10181.25</c:v>
                      </c:pt>
                      <c:pt idx="14">
                        <c:v>10100</c:v>
                      </c:pt>
                      <c:pt idx="15">
                        <c:v>10100</c:v>
                      </c:pt>
                      <c:pt idx="16">
                        <c:v>10145</c:v>
                      </c:pt>
                      <c:pt idx="17">
                        <c:v>10145</c:v>
                      </c:pt>
                      <c:pt idx="18">
                        <c:v>10180</c:v>
                      </c:pt>
                      <c:pt idx="19">
                        <c:v>10180</c:v>
                      </c:pt>
                      <c:pt idx="20">
                        <c:v>10187.5</c:v>
                      </c:pt>
                      <c:pt idx="21">
                        <c:v>10187.5</c:v>
                      </c:pt>
                      <c:pt idx="22">
                        <c:v>10115</c:v>
                      </c:pt>
                      <c:pt idx="23">
                        <c:v>10115</c:v>
                      </c:pt>
                      <c:pt idx="24">
                        <c:v>10033.5</c:v>
                      </c:pt>
                      <c:pt idx="25">
                        <c:v>10033.5</c:v>
                      </c:pt>
                      <c:pt idx="26">
                        <c:v>10436</c:v>
                      </c:pt>
                      <c:pt idx="27">
                        <c:v>10436</c:v>
                      </c:pt>
                      <c:pt idx="28">
                        <c:v>15350</c:v>
                      </c:pt>
                      <c:pt idx="29">
                        <c:v>15350</c:v>
                      </c:pt>
                      <c:pt idx="30">
                        <c:v>17040</c:v>
                      </c:pt>
                      <c:pt idx="31">
                        <c:v>17040</c:v>
                      </c:pt>
                      <c:pt idx="32">
                        <c:v>12720</c:v>
                      </c:pt>
                      <c:pt idx="33">
                        <c:v>12720</c:v>
                      </c:pt>
                      <c:pt idx="34">
                        <c:v>10373.5</c:v>
                      </c:pt>
                      <c:pt idx="35">
                        <c:v>10373.5</c:v>
                      </c:pt>
                      <c:pt idx="36">
                        <c:v>14912.5</c:v>
                      </c:pt>
                      <c:pt idx="37">
                        <c:v>14912.5</c:v>
                      </c:pt>
                      <c:pt idx="38">
                        <c:v>16715</c:v>
                      </c:pt>
                      <c:pt idx="39">
                        <c:v>16715</c:v>
                      </c:pt>
                      <c:pt idx="40">
                        <c:v>12935</c:v>
                      </c:pt>
                      <c:pt idx="41">
                        <c:v>12935</c:v>
                      </c:pt>
                      <c:pt idx="42">
                        <c:v>10820</c:v>
                      </c:pt>
                      <c:pt idx="43">
                        <c:v>10820</c:v>
                      </c:pt>
                      <c:pt idx="44">
                        <c:v>14562.5</c:v>
                      </c:pt>
                      <c:pt idx="45">
                        <c:v>14562.5</c:v>
                      </c:pt>
                      <c:pt idx="46">
                        <c:v>16615</c:v>
                      </c:pt>
                      <c:pt idx="47">
                        <c:v>16615</c:v>
                      </c:pt>
                      <c:pt idx="48">
                        <c:v>12625</c:v>
                      </c:pt>
                      <c:pt idx="49">
                        <c:v>12625</c:v>
                      </c:pt>
                      <c:pt idx="50">
                        <c:v>10079</c:v>
                      </c:pt>
                      <c:pt idx="51">
                        <c:v>10079</c:v>
                      </c:pt>
                      <c:pt idx="52">
                        <c:v>14831.25</c:v>
                      </c:pt>
                      <c:pt idx="53">
                        <c:v>14831.25</c:v>
                      </c:pt>
                      <c:pt idx="54">
                        <c:v>16950</c:v>
                      </c:pt>
                      <c:pt idx="55">
                        <c:v>16950</c:v>
                      </c:pt>
                      <c:pt idx="56">
                        <c:v>13760</c:v>
                      </c:pt>
                      <c:pt idx="57">
                        <c:v>13760</c:v>
                      </c:pt>
                      <c:pt idx="58">
                        <c:v>10265</c:v>
                      </c:pt>
                      <c:pt idx="59">
                        <c:v>10265</c:v>
                      </c:pt>
                      <c:pt idx="60">
                        <c:v>15043.75</c:v>
                      </c:pt>
                      <c:pt idx="61">
                        <c:v>15043.75</c:v>
                      </c:pt>
                      <c:pt idx="62">
                        <c:v>16937.5</c:v>
                      </c:pt>
                      <c:pt idx="63">
                        <c:v>16937.5</c:v>
                      </c:pt>
                      <c:pt idx="64">
                        <c:v>12865</c:v>
                      </c:pt>
                      <c:pt idx="65">
                        <c:v>12865</c:v>
                      </c:pt>
                      <c:pt idx="66">
                        <c:v>10250</c:v>
                      </c:pt>
                      <c:pt idx="67">
                        <c:v>10250</c:v>
                      </c:pt>
                      <c:pt idx="68">
                        <c:v>10143.75</c:v>
                      </c:pt>
                      <c:pt idx="69">
                        <c:v>10143.75</c:v>
                      </c:pt>
                      <c:pt idx="70">
                        <c:v>10127.5</c:v>
                      </c:pt>
                      <c:pt idx="71">
                        <c:v>10127.5</c:v>
                      </c:pt>
                      <c:pt idx="72">
                        <c:v>10065</c:v>
                      </c:pt>
                      <c:pt idx="73">
                        <c:v>10065</c:v>
                      </c:pt>
                      <c:pt idx="74">
                        <c:v>10100</c:v>
                      </c:pt>
                      <c:pt idx="75">
                        <c:v>10100</c:v>
                      </c:pt>
                      <c:pt idx="76">
                        <c:v>10100</c:v>
                      </c:pt>
                      <c:pt idx="77">
                        <c:v>10100</c:v>
                      </c:pt>
                      <c:pt idx="78">
                        <c:v>10162.5</c:v>
                      </c:pt>
                      <c:pt idx="79">
                        <c:v>10162.5</c:v>
                      </c:pt>
                      <c:pt idx="80">
                        <c:v>9907.5</c:v>
                      </c:pt>
                      <c:pt idx="81">
                        <c:v>9907.5</c:v>
                      </c:pt>
                      <c:pt idx="82">
                        <c:v>10450.5</c:v>
                      </c:pt>
                      <c:pt idx="83">
                        <c:v>10450.5</c:v>
                      </c:pt>
                      <c:pt idx="84">
                        <c:v>14606.25</c:v>
                      </c:pt>
                      <c:pt idx="85">
                        <c:v>14606.25</c:v>
                      </c:pt>
                      <c:pt idx="86">
                        <c:v>16830</c:v>
                      </c:pt>
                      <c:pt idx="87">
                        <c:v>16830</c:v>
                      </c:pt>
                      <c:pt idx="88">
                        <c:v>13400</c:v>
                      </c:pt>
                      <c:pt idx="89">
                        <c:v>13400</c:v>
                      </c:pt>
                      <c:pt idx="90">
                        <c:v>11725</c:v>
                      </c:pt>
                      <c:pt idx="91">
                        <c:v>11725</c:v>
                      </c:pt>
                      <c:pt idx="92">
                        <c:v>15175</c:v>
                      </c:pt>
                      <c:pt idx="93">
                        <c:v>15175</c:v>
                      </c:pt>
                      <c:pt idx="94">
                        <c:v>16777.5</c:v>
                      </c:pt>
                      <c:pt idx="95">
                        <c:v>16777.5</c:v>
                      </c:pt>
                      <c:pt idx="96">
                        <c:v>12475</c:v>
                      </c:pt>
                      <c:pt idx="97">
                        <c:v>12475</c:v>
                      </c:pt>
                      <c:pt idx="98">
                        <c:v>10607.5</c:v>
                      </c:pt>
                      <c:pt idx="99">
                        <c:v>10607.5</c:v>
                      </c:pt>
                      <c:pt idx="100">
                        <c:v>14975</c:v>
                      </c:pt>
                      <c:pt idx="101">
                        <c:v>14975</c:v>
                      </c:pt>
                      <c:pt idx="102">
                        <c:v>16827.5</c:v>
                      </c:pt>
                      <c:pt idx="103">
                        <c:v>16827.5</c:v>
                      </c:pt>
                      <c:pt idx="104">
                        <c:v>12740</c:v>
                      </c:pt>
                      <c:pt idx="105">
                        <c:v>12740</c:v>
                      </c:pt>
                      <c:pt idx="106">
                        <c:v>10591</c:v>
                      </c:pt>
                      <c:pt idx="107">
                        <c:v>10591</c:v>
                      </c:pt>
                      <c:pt idx="108">
                        <c:v>15331.25</c:v>
                      </c:pt>
                      <c:pt idx="109">
                        <c:v>15331.25</c:v>
                      </c:pt>
                      <c:pt idx="110">
                        <c:v>16957.5</c:v>
                      </c:pt>
                      <c:pt idx="111">
                        <c:v>16957.5</c:v>
                      </c:pt>
                      <c:pt idx="112">
                        <c:v>12745</c:v>
                      </c:pt>
                      <c:pt idx="113">
                        <c:v>12745</c:v>
                      </c:pt>
                      <c:pt idx="114">
                        <c:v>10597</c:v>
                      </c:pt>
                      <c:pt idx="115">
                        <c:v>10597</c:v>
                      </c:pt>
                      <c:pt idx="116">
                        <c:v>14756.25</c:v>
                      </c:pt>
                      <c:pt idx="117">
                        <c:v>14756.25</c:v>
                      </c:pt>
                      <c:pt idx="118">
                        <c:v>16855</c:v>
                      </c:pt>
                      <c:pt idx="119">
                        <c:v>16855</c:v>
                      </c:pt>
                      <c:pt idx="120">
                        <c:v>12850</c:v>
                      </c:pt>
                      <c:pt idx="121">
                        <c:v>12850</c:v>
                      </c:pt>
                      <c:pt idx="122">
                        <c:v>10220</c:v>
                      </c:pt>
                      <c:pt idx="123">
                        <c:v>10220</c:v>
                      </c:pt>
                      <c:pt idx="124">
                        <c:v>10087.5</c:v>
                      </c:pt>
                      <c:pt idx="125">
                        <c:v>10087.5</c:v>
                      </c:pt>
                      <c:pt idx="126">
                        <c:v>10037.5</c:v>
                      </c:pt>
                      <c:pt idx="127">
                        <c:v>10037.5</c:v>
                      </c:pt>
                      <c:pt idx="128">
                        <c:v>10063.5</c:v>
                      </c:pt>
                      <c:pt idx="129">
                        <c:v>10063.5</c:v>
                      </c:pt>
                      <c:pt idx="130">
                        <c:v>9991.5</c:v>
                      </c:pt>
                      <c:pt idx="131">
                        <c:v>9991.5</c:v>
                      </c:pt>
                      <c:pt idx="132">
                        <c:v>9990.625</c:v>
                      </c:pt>
                      <c:pt idx="133">
                        <c:v>9990.625</c:v>
                      </c:pt>
                      <c:pt idx="134">
                        <c:v>9990.5</c:v>
                      </c:pt>
                      <c:pt idx="135">
                        <c:v>9990.5</c:v>
                      </c:pt>
                      <c:pt idx="136">
                        <c:v>9917.5</c:v>
                      </c:pt>
                      <c:pt idx="137">
                        <c:v>9917.5</c:v>
                      </c:pt>
                      <c:pt idx="138">
                        <c:v>10341</c:v>
                      </c:pt>
                      <c:pt idx="139">
                        <c:v>10341</c:v>
                      </c:pt>
                      <c:pt idx="140">
                        <c:v>15181.25</c:v>
                      </c:pt>
                      <c:pt idx="141">
                        <c:v>15181.25</c:v>
                      </c:pt>
                      <c:pt idx="142">
                        <c:v>16860</c:v>
                      </c:pt>
                      <c:pt idx="143">
                        <c:v>16860</c:v>
                      </c:pt>
                      <c:pt idx="144">
                        <c:v>12635</c:v>
                      </c:pt>
                      <c:pt idx="145">
                        <c:v>12635</c:v>
                      </c:pt>
                      <c:pt idx="146">
                        <c:v>10643</c:v>
                      </c:pt>
                      <c:pt idx="147">
                        <c:v>10643</c:v>
                      </c:pt>
                      <c:pt idx="148">
                        <c:v>15387.5</c:v>
                      </c:pt>
                      <c:pt idx="149">
                        <c:v>15387.5</c:v>
                      </c:pt>
                      <c:pt idx="150">
                        <c:v>16992.5</c:v>
                      </c:pt>
                      <c:pt idx="151">
                        <c:v>16992.5</c:v>
                      </c:pt>
                      <c:pt idx="152">
                        <c:v>12960</c:v>
                      </c:pt>
                      <c:pt idx="153">
                        <c:v>12960</c:v>
                      </c:pt>
                      <c:pt idx="154">
                        <c:v>10236.5</c:v>
                      </c:pt>
                      <c:pt idx="155">
                        <c:v>10236.5</c:v>
                      </c:pt>
                      <c:pt idx="156">
                        <c:v>14725</c:v>
                      </c:pt>
                      <c:pt idx="157">
                        <c:v>14725</c:v>
                      </c:pt>
                      <c:pt idx="158">
                        <c:v>16905</c:v>
                      </c:pt>
                      <c:pt idx="159">
                        <c:v>16905</c:v>
                      </c:pt>
                      <c:pt idx="160">
                        <c:v>12655</c:v>
                      </c:pt>
                      <c:pt idx="161">
                        <c:v>12655</c:v>
                      </c:pt>
                      <c:pt idx="162">
                        <c:v>10562</c:v>
                      </c:pt>
                      <c:pt idx="163">
                        <c:v>10562</c:v>
                      </c:pt>
                      <c:pt idx="164">
                        <c:v>15250</c:v>
                      </c:pt>
                      <c:pt idx="165">
                        <c:v>15250</c:v>
                      </c:pt>
                      <c:pt idx="166">
                        <c:v>16880</c:v>
                      </c:pt>
                      <c:pt idx="167">
                        <c:v>16880</c:v>
                      </c:pt>
                      <c:pt idx="168">
                        <c:v>12690</c:v>
                      </c:pt>
                      <c:pt idx="169">
                        <c:v>12690</c:v>
                      </c:pt>
                      <c:pt idx="170">
                        <c:v>10604</c:v>
                      </c:pt>
                      <c:pt idx="171">
                        <c:v>10604</c:v>
                      </c:pt>
                      <c:pt idx="172">
                        <c:v>15275</c:v>
                      </c:pt>
                      <c:pt idx="173">
                        <c:v>15275</c:v>
                      </c:pt>
                      <c:pt idx="174">
                        <c:v>16935</c:v>
                      </c:pt>
                      <c:pt idx="175">
                        <c:v>16935</c:v>
                      </c:pt>
                      <c:pt idx="176">
                        <c:v>12890</c:v>
                      </c:pt>
                      <c:pt idx="177">
                        <c:v>12890</c:v>
                      </c:pt>
                      <c:pt idx="178">
                        <c:v>10395</c:v>
                      </c:pt>
                      <c:pt idx="179">
                        <c:v>10395</c:v>
                      </c:pt>
                      <c:pt idx="180">
                        <c:v>10087.5</c:v>
                      </c:pt>
                      <c:pt idx="181">
                        <c:v>10087.5</c:v>
                      </c:pt>
                      <c:pt idx="182">
                        <c:v>10058.5</c:v>
                      </c:pt>
                      <c:pt idx="183">
                        <c:v>10058.5</c:v>
                      </c:pt>
                      <c:pt idx="184">
                        <c:v>10075</c:v>
                      </c:pt>
                      <c:pt idx="185">
                        <c:v>10075</c:v>
                      </c:pt>
                      <c:pt idx="186">
                        <c:v>10075</c:v>
                      </c:pt>
                      <c:pt idx="187">
                        <c:v>10075</c:v>
                      </c:pt>
                      <c:pt idx="188">
                        <c:v>10112.5</c:v>
                      </c:pt>
                      <c:pt idx="189">
                        <c:v>10112.5</c:v>
                      </c:pt>
                      <c:pt idx="190">
                        <c:v>10127.5</c:v>
                      </c:pt>
                      <c:pt idx="191">
                        <c:v>10127.5</c:v>
                      </c:pt>
                      <c:pt idx="192">
                        <c:v>9990.5</c:v>
                      </c:pt>
                      <c:pt idx="193">
                        <c:v>9990.5</c:v>
                      </c:pt>
                      <c:pt idx="194">
                        <c:v>10506.5</c:v>
                      </c:pt>
                      <c:pt idx="195">
                        <c:v>10506.5</c:v>
                      </c:pt>
                      <c:pt idx="196">
                        <c:v>15637.5</c:v>
                      </c:pt>
                      <c:pt idx="197">
                        <c:v>15637.5</c:v>
                      </c:pt>
                      <c:pt idx="198">
                        <c:v>16942.5</c:v>
                      </c:pt>
                      <c:pt idx="199">
                        <c:v>16942.5</c:v>
                      </c:pt>
                      <c:pt idx="200">
                        <c:v>12675</c:v>
                      </c:pt>
                      <c:pt idx="201">
                        <c:v>12675</c:v>
                      </c:pt>
                      <c:pt idx="202">
                        <c:v>10403</c:v>
                      </c:pt>
                      <c:pt idx="203">
                        <c:v>10403</c:v>
                      </c:pt>
                      <c:pt idx="204">
                        <c:v>14931.25</c:v>
                      </c:pt>
                      <c:pt idx="205">
                        <c:v>14931.25</c:v>
                      </c:pt>
                      <c:pt idx="206">
                        <c:v>16627.5</c:v>
                      </c:pt>
                      <c:pt idx="207">
                        <c:v>16627.5</c:v>
                      </c:pt>
                      <c:pt idx="208">
                        <c:v>13180</c:v>
                      </c:pt>
                      <c:pt idx="209">
                        <c:v>13180</c:v>
                      </c:pt>
                      <c:pt idx="210">
                        <c:v>10628.5</c:v>
                      </c:pt>
                      <c:pt idx="211">
                        <c:v>10628.5</c:v>
                      </c:pt>
                      <c:pt idx="212">
                        <c:v>14856.25</c:v>
                      </c:pt>
                      <c:pt idx="213">
                        <c:v>14856.25</c:v>
                      </c:pt>
                      <c:pt idx="214">
                        <c:v>16780</c:v>
                      </c:pt>
                      <c:pt idx="215">
                        <c:v>16780</c:v>
                      </c:pt>
                      <c:pt idx="216">
                        <c:v>12745</c:v>
                      </c:pt>
                      <c:pt idx="217">
                        <c:v>12745</c:v>
                      </c:pt>
                      <c:pt idx="218">
                        <c:v>10288</c:v>
                      </c:pt>
                      <c:pt idx="219">
                        <c:v>10288</c:v>
                      </c:pt>
                      <c:pt idx="220">
                        <c:v>15050</c:v>
                      </c:pt>
                      <c:pt idx="221">
                        <c:v>15050</c:v>
                      </c:pt>
                      <c:pt idx="222">
                        <c:v>16762.5</c:v>
                      </c:pt>
                      <c:pt idx="223">
                        <c:v>16762.5</c:v>
                      </c:pt>
                      <c:pt idx="224">
                        <c:v>12545</c:v>
                      </c:pt>
                      <c:pt idx="225">
                        <c:v>12545</c:v>
                      </c:pt>
                      <c:pt idx="226">
                        <c:v>10540</c:v>
                      </c:pt>
                      <c:pt idx="227">
                        <c:v>10540</c:v>
                      </c:pt>
                      <c:pt idx="228">
                        <c:v>15018.75</c:v>
                      </c:pt>
                      <c:pt idx="229">
                        <c:v>15018.75</c:v>
                      </c:pt>
                      <c:pt idx="230">
                        <c:v>16695</c:v>
                      </c:pt>
                      <c:pt idx="231">
                        <c:v>16695</c:v>
                      </c:pt>
                      <c:pt idx="232">
                        <c:v>12890</c:v>
                      </c:pt>
                      <c:pt idx="233">
                        <c:v>12890</c:v>
                      </c:pt>
                      <c:pt idx="234">
                        <c:v>10210</c:v>
                      </c:pt>
                      <c:pt idx="235">
                        <c:v>10210</c:v>
                      </c:pt>
                      <c:pt idx="236">
                        <c:v>10000</c:v>
                      </c:pt>
                      <c:pt idx="237">
                        <c:v>10000</c:v>
                      </c:pt>
                      <c:pt idx="238">
                        <c:v>10000</c:v>
                      </c:pt>
                    </c:numCache>
                  </c:numRef>
                </c:yVal>
                <c:smooth val="0"/>
                <c:extLst xmlns:c15="http://schemas.microsoft.com/office/drawing/2012/chart">
                  <c:ext xmlns:c16="http://schemas.microsoft.com/office/drawing/2014/chart" uri="{C3380CC4-5D6E-409C-BE32-E72D297353CC}">
                    <c16:uniqueId val="{00000005-E796-4D69-B299-51F9586E0B9E}"/>
                  </c:ext>
                </c:extLst>
              </c15:ser>
            </c15:filteredScatterSeries>
          </c:ext>
        </c:extLst>
      </c:scatterChart>
      <c:valAx>
        <c:axId val="1736376735"/>
        <c:scaling>
          <c:orientation val="minMax"/>
          <c:max val="43283"/>
          <c:min val="43250"/>
        </c:scaling>
        <c:delete val="0"/>
        <c:axPos val="b"/>
        <c:majorGridlines>
          <c:spPr>
            <a:ln w="9525" cap="flat" cmpd="sng" algn="ctr">
              <a:solidFill>
                <a:schemeClr val="tx1">
                  <a:lumMod val="15000"/>
                  <a:lumOff val="85000"/>
                </a:schemeClr>
              </a:solidFill>
              <a:round/>
            </a:ln>
            <a:effectLst/>
          </c:spPr>
        </c:majorGridlines>
        <c:numFmt formatCode="m/d/yy\ h:mm;@"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564757407"/>
        <c:crosses val="autoZero"/>
        <c:crossBetween val="midCat"/>
      </c:valAx>
      <c:valAx>
        <c:axId val="1564757407"/>
        <c:scaling>
          <c:orientation val="minMax"/>
          <c:max val="18000"/>
          <c:min val="8000"/>
        </c:scaling>
        <c:delete val="0"/>
        <c:axPos val="l"/>
        <c:majorGridlines>
          <c:spPr>
            <a:ln w="3175" cap="flat" cmpd="sng" algn="ctr">
              <a:solidFill>
                <a:schemeClr val="bg1">
                  <a:lumMod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b="0"/>
                  <a:t>Release</a:t>
                </a:r>
                <a:r>
                  <a:rPr lang="en-US" b="0" baseline="0"/>
                  <a:t> (cfs)</a:t>
                </a:r>
                <a:endParaRPr lang="en-US" b="0"/>
              </a:p>
            </c:rich>
          </c:tx>
          <c:layout>
            <c:manualLayout>
              <c:xMode val="edge"/>
              <c:yMode val="edge"/>
              <c:x val="4.7906511686039242E-3"/>
              <c:y val="0.3365315055650223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6376735"/>
        <c:crosses val="autoZero"/>
        <c:crossBetween val="midCat"/>
      </c:valAx>
      <c:spPr>
        <a:solidFill>
          <a:schemeClr val="bg1"/>
        </a:solidFill>
        <a:ln>
          <a:solidFill>
            <a:schemeClr val="bg1"/>
          </a:solidFill>
        </a:ln>
        <a:effectLst/>
      </c:spPr>
    </c:plotArea>
    <c:legend>
      <c:legendPos val="b"/>
      <c:layout>
        <c:manualLayout>
          <c:xMode val="edge"/>
          <c:yMode val="edge"/>
          <c:x val="3.3576219639211764E-2"/>
          <c:y val="0.91589486953712451"/>
          <c:w val="0.94384664201092705"/>
          <c:h val="7.696265456738768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0.57495</cdr:x>
      <cdr:y>0.75768</cdr:y>
    </cdr:from>
    <cdr:to>
      <cdr:x>0.94769</cdr:x>
      <cdr:y>0.81322</cdr:y>
    </cdr:to>
    <cdr:sp macro="" textlink="">
      <cdr:nvSpPr>
        <cdr:cNvPr id="2" name="Rectangle 1">
          <a:extLst xmlns:a="http://schemas.openxmlformats.org/drawingml/2006/main">
            <a:ext uri="{FF2B5EF4-FFF2-40B4-BE49-F238E27FC236}">
              <a16:creationId xmlns:a16="http://schemas.microsoft.com/office/drawing/2014/main" id="{BAE2ECDB-6AD4-4151-AFD7-509620EA67B7}"/>
            </a:ext>
          </a:extLst>
        </cdr:cNvPr>
        <cdr:cNvSpPr/>
      </cdr:nvSpPr>
      <cdr:spPr>
        <a:xfrm xmlns:a="http://schemas.openxmlformats.org/drawingml/2006/main">
          <a:off x="4152901" y="2879541"/>
          <a:ext cx="2692400" cy="211078"/>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marL="0" indent="0" algn="l"/>
          <a:r>
            <a:rPr lang="en-US" sz="1000">
              <a:solidFill>
                <a:sysClr val="windowText" lastClr="000000"/>
              </a:solidFill>
              <a:latin typeface="+mn-lt"/>
              <a:ea typeface="+mn-ea"/>
              <a:cs typeface="+mn-cs"/>
            </a:rPr>
            <a:t>Total  Flow Volume = 749449.05 (Ac-ft / Month)  </a:t>
          </a:r>
        </a:p>
      </cdr:txBody>
    </cdr:sp>
  </cdr:relSizeAnchor>
</c:userShapes>
</file>

<file path=word/drawings/drawing2.xml><?xml version="1.0" encoding="utf-8"?>
<c:userShapes xmlns:c="http://schemas.openxmlformats.org/drawingml/2006/chart">
  <cdr:relSizeAnchor xmlns:cdr="http://schemas.openxmlformats.org/drawingml/2006/chartDrawing">
    <cdr:from>
      <cdr:x>0.54541</cdr:x>
      <cdr:y>0.76441</cdr:y>
    </cdr:from>
    <cdr:to>
      <cdr:x>0.93421</cdr:x>
      <cdr:y>0.81685</cdr:y>
    </cdr:to>
    <cdr:sp macro="" textlink="">
      <cdr:nvSpPr>
        <cdr:cNvPr id="2" name="Rectangle 1"/>
        <cdr:cNvSpPr/>
      </cdr:nvSpPr>
      <cdr:spPr>
        <a:xfrm xmlns:a="http://schemas.openxmlformats.org/drawingml/2006/main">
          <a:off x="3927475" y="3016763"/>
          <a:ext cx="2799678" cy="206956"/>
        </a:xfrm>
        <a:prstGeom xmlns:a="http://schemas.openxmlformats.org/drawingml/2006/main" prst="rect">
          <a:avLst/>
        </a:prstGeom>
        <a:solidFill xmlns:a="http://schemas.openxmlformats.org/drawingml/2006/main">
          <a:sysClr val="window" lastClr="FFFFFF"/>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marL="0" indent="0" algn="l"/>
          <a:r>
            <a:rPr lang="en-US" sz="1000">
              <a:solidFill>
                <a:sysClr val="windowText" lastClr="000000"/>
              </a:solidFill>
              <a:latin typeface="+mn-lt"/>
              <a:ea typeface="+mn-ea"/>
              <a:cs typeface="+mn-cs"/>
            </a:rPr>
            <a:t>Total  Flow Volume = 793857.12 (Ac-ft / Month)  </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F1B87-C0AD-4637-A680-7024DDF1A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Pages>
  <Words>5124</Words>
  <Characters>29213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MOAZZAM ALI RIND</dc:creator>
  <cp:keywords/>
  <dc:description/>
  <cp:lastModifiedBy>Moazzam Rind</cp:lastModifiedBy>
  <cp:revision>8</cp:revision>
  <cp:lastPrinted>2021-02-16T18:39:00Z</cp:lastPrinted>
  <dcterms:created xsi:type="dcterms:W3CDTF">2020-01-06T03:18:00Z</dcterms:created>
  <dcterms:modified xsi:type="dcterms:W3CDTF">2021-02-16T18:39:00Z</dcterms:modified>
</cp:coreProperties>
</file>